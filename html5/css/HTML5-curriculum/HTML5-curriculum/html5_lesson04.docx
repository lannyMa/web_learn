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2BA" w:rsidRDefault="000902BA" w:rsidP="000902BA">
      <w:pPr>
        <w:pStyle w:val="Title"/>
        <w:pBdr>
          <w:bottom w:val="single" w:sz="8" w:space="0" w:color="F05A22"/>
        </w:pBdr>
      </w:pPr>
      <w:r w:rsidRPr="001A2299">
        <w:rPr>
          <w:sz w:val="144"/>
        </w:rPr>
        <w:t>HTML5</w:t>
      </w:r>
    </w:p>
    <w:p w:rsidR="000902BA" w:rsidRPr="00476241" w:rsidRDefault="000902BA" w:rsidP="000902BA">
      <w:pPr>
        <w:rPr>
          <w:rFonts w:ascii="Segoe" w:hAnsi="Segoe"/>
          <w:b/>
          <w:sz w:val="48"/>
        </w:rPr>
      </w:pPr>
      <w:r w:rsidRPr="00476241">
        <w:rPr>
          <w:rFonts w:ascii="Segoe" w:hAnsi="Segoe"/>
          <w:sz w:val="48"/>
        </w:rPr>
        <w:t xml:space="preserve">Lesson </w:t>
      </w:r>
      <w:r>
        <w:rPr>
          <w:rFonts w:ascii="Segoe" w:hAnsi="Segoe"/>
          <w:sz w:val="48"/>
        </w:rPr>
        <w:t>4</w:t>
      </w:r>
      <w:r w:rsidRPr="00476241">
        <w:rPr>
          <w:rFonts w:ascii="Segoe" w:hAnsi="Segoe"/>
          <w:sz w:val="48"/>
        </w:rPr>
        <w:t>:</w:t>
      </w:r>
      <w:r w:rsidRPr="00476241">
        <w:rPr>
          <w:rFonts w:ascii="Segoe" w:hAnsi="Segoe"/>
          <w:b/>
          <w:sz w:val="48"/>
        </w:rPr>
        <w:t xml:space="preserve"> </w:t>
      </w:r>
      <w:r>
        <w:rPr>
          <w:rFonts w:ascii="Segoe" w:hAnsi="Segoe"/>
          <w:b/>
          <w:sz w:val="48"/>
        </w:rPr>
        <w:t>Using HTML5 Markup</w:t>
      </w:r>
    </w:p>
    <w:p w:rsidR="000902BA" w:rsidRDefault="000902BA">
      <w:pPr>
        <w:rPr>
          <w:rFonts w:asciiTheme="majorHAnsi" w:eastAsiaTheme="majorEastAsia" w:hAnsiTheme="majorHAnsi" w:cstheme="majorBidi"/>
          <w:color w:val="F05A22"/>
          <w:spacing w:val="5"/>
          <w:kern w:val="28"/>
          <w:sz w:val="52"/>
          <w:szCs w:val="52"/>
        </w:rPr>
      </w:pPr>
      <w:r>
        <w:br w:type="page"/>
      </w:r>
    </w:p>
    <w:p w:rsidR="005373FC" w:rsidRDefault="00BA002B" w:rsidP="005373FC">
      <w:pPr>
        <w:rPr>
          <w:sz w:val="28"/>
        </w:rPr>
      </w:pPr>
      <w:r w:rsidRPr="00BA002B">
        <w:rPr>
          <w:sz w:val="28"/>
          <w:szCs w:val="28"/>
        </w:rPr>
        <w:lastRenderedPageBreak/>
        <w:t xml:space="preserve">Windows, Bing, PowerPoint, Internet Explorer, Visual Studio, </w:t>
      </w:r>
      <w:proofErr w:type="spellStart"/>
      <w:r w:rsidRPr="00BA002B">
        <w:rPr>
          <w:sz w:val="28"/>
          <w:szCs w:val="28"/>
        </w:rPr>
        <w:t>WebMatrix</w:t>
      </w:r>
      <w:proofErr w:type="spellEnd"/>
      <w:r w:rsidRPr="00BA002B">
        <w:rPr>
          <w:sz w:val="28"/>
          <w:szCs w:val="28"/>
        </w:rPr>
        <w:t xml:space="preserve">, </w:t>
      </w:r>
      <w:proofErr w:type="spellStart"/>
      <w:r w:rsidRPr="00BA002B">
        <w:rPr>
          <w:sz w:val="28"/>
          <w:szCs w:val="28"/>
        </w:rPr>
        <w:t>DreamSpark</w:t>
      </w:r>
      <w:proofErr w:type="spellEnd"/>
      <w:r w:rsidRPr="00BA002B">
        <w:rPr>
          <w:sz w:val="28"/>
          <w:szCs w:val="28"/>
        </w:rPr>
        <w:t xml:space="preserve">, and Silverlight </w:t>
      </w:r>
      <w:r w:rsidR="005373FC" w:rsidRPr="00BA002B">
        <w:rPr>
          <w:sz w:val="28"/>
          <w:szCs w:val="28"/>
        </w:rPr>
        <w:t>are either registered</w:t>
      </w:r>
      <w:r w:rsidR="005373FC">
        <w:rPr>
          <w:sz w:val="28"/>
        </w:rPr>
        <w:t xml:space="preserve"> trademarks or trademarks of Microsoft Corporation in the United States and/or other countries. Other product and company names mentioned herein may be the trademarks of their respective owners.</w:t>
      </w:r>
    </w:p>
    <w:p w:rsidR="005373FC" w:rsidRDefault="005373FC" w:rsidP="005373FC">
      <w:pPr>
        <w:rPr>
          <w:sz w:val="28"/>
        </w:rPr>
      </w:pPr>
      <w:r>
        <w:rPr>
          <w:sz w:val="28"/>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 </w:t>
      </w:r>
    </w:p>
    <w:p w:rsidR="005373FC" w:rsidRDefault="005373FC" w:rsidP="005373FC">
      <w:pPr>
        <w:rPr>
          <w:sz w:val="28"/>
        </w:rPr>
      </w:pPr>
      <w:r>
        <w:rPr>
          <w:sz w:val="28"/>
        </w:rPr>
        <w:t>The information contained in this tutorial is provided without any express, statutory, or implied warranties. Neither the authors, Microsoft Corporation, nor its resellers or distributors will be held liable for any damages caused or alleged to be caused either directly or indirectly by this tutorial.</w:t>
      </w:r>
    </w:p>
    <w:p w:rsidR="000B5CF7" w:rsidRDefault="000B5CF7" w:rsidP="005373FC">
      <w:pPr>
        <w:rPr>
          <w:sz w:val="28"/>
        </w:rPr>
      </w:pPr>
      <w:r>
        <w:rPr>
          <w:sz w:val="28"/>
        </w:rPr>
        <w:t xml:space="preserve">Created for Microsoft by Avlade: </w:t>
      </w:r>
      <w:hyperlink r:id="rId9" w:history="1">
        <w:r>
          <w:rPr>
            <w:rStyle w:val="Hyperlink"/>
            <w:sz w:val="28"/>
          </w:rPr>
          <w:t>www.Avlade.com</w:t>
        </w:r>
      </w:hyperlink>
      <w:r>
        <w:rPr>
          <w:sz w:val="28"/>
        </w:rPr>
        <w:t xml:space="preserve"> </w:t>
      </w:r>
      <w:bookmarkStart w:id="0" w:name="_GoBack"/>
      <w:bookmarkEnd w:id="0"/>
    </w:p>
    <w:p w:rsidR="005373FC" w:rsidRDefault="005373FC" w:rsidP="005373FC">
      <w:pPr>
        <w:rPr>
          <w:sz w:val="28"/>
        </w:rPr>
      </w:pPr>
      <w:proofErr w:type="gramStart"/>
      <w:r>
        <w:rPr>
          <w:sz w:val="28"/>
        </w:rPr>
        <w:t>Copyright 2011 by Microsoft Corporation.</w:t>
      </w:r>
      <w:proofErr w:type="gramEnd"/>
    </w:p>
    <w:p w:rsidR="005373FC" w:rsidRPr="005373FC" w:rsidRDefault="005373FC">
      <w:pPr>
        <w:rPr>
          <w:sz w:val="28"/>
        </w:rPr>
      </w:pPr>
      <w:r>
        <w:rPr>
          <w:sz w:val="28"/>
        </w:rPr>
        <w:t xml:space="preserve">Certain portions excerpted from the </w:t>
      </w:r>
      <w:r w:rsidRPr="00906DC2">
        <w:rPr>
          <w:i/>
          <w:sz w:val="28"/>
        </w:rPr>
        <w:t>HTML5 Digital Classroom</w:t>
      </w:r>
      <w:r>
        <w:rPr>
          <w:sz w:val="28"/>
        </w:rPr>
        <w:t xml:space="preserve"> are copyright 2011 by AGI Training, and are used by permission. For more information about the </w:t>
      </w:r>
      <w:r w:rsidRPr="00F81E3F">
        <w:rPr>
          <w:i/>
          <w:sz w:val="28"/>
        </w:rPr>
        <w:t>HTML5 Digital Classroom</w:t>
      </w:r>
      <w:r>
        <w:rPr>
          <w:sz w:val="28"/>
        </w:rPr>
        <w:t xml:space="preserve"> book visit </w:t>
      </w:r>
      <w:hyperlink r:id="rId10" w:history="1">
        <w:r w:rsidRPr="003A06D6">
          <w:rPr>
            <w:rStyle w:val="Hyperlink"/>
            <w:sz w:val="28"/>
          </w:rPr>
          <w:t>http://www.digitalclassroombooks.com/Web-Design/HTML5-Digital-Classroom-Book.html</w:t>
        </w:r>
      </w:hyperlink>
      <w:r>
        <w:rPr>
          <w:rFonts w:ascii="Segoe" w:eastAsiaTheme="majorEastAsia" w:hAnsi="Segoe" w:cstheme="majorBidi"/>
          <w:color w:val="F05A22"/>
          <w:spacing w:val="5"/>
          <w:kern w:val="28"/>
          <w:sz w:val="52"/>
          <w:szCs w:val="52"/>
        </w:rPr>
        <w:br w:type="page"/>
      </w:r>
    </w:p>
    <w:p w:rsidR="002813C8" w:rsidRPr="006C528A" w:rsidRDefault="002813C8" w:rsidP="002813C8">
      <w:pPr>
        <w:pStyle w:val="Title"/>
      </w:pPr>
      <w:r w:rsidRPr="000F7BD7">
        <w:lastRenderedPageBreak/>
        <w:t xml:space="preserve">Lesson </w:t>
      </w:r>
      <w:r>
        <w:t>4</w:t>
      </w:r>
      <w:r w:rsidRPr="000F7BD7">
        <w:br/>
      </w:r>
      <w:r>
        <w:t>Using</w:t>
      </w:r>
      <w:r w:rsidRPr="000F7BD7">
        <w:t xml:space="preserve"> HTML</w:t>
      </w:r>
      <w:r>
        <w:t>5 Markup</w:t>
      </w:r>
    </w:p>
    <w:p w:rsidR="00A46450" w:rsidRDefault="00A46450" w:rsidP="001428AB">
      <w:pPr>
        <w:pStyle w:val="Heading2"/>
      </w:pPr>
      <w:r>
        <w:t>Learning objective:</w:t>
      </w:r>
    </w:p>
    <w:p w:rsidR="002813C8" w:rsidRDefault="002813C8" w:rsidP="00DB1C70">
      <w:r>
        <w:t>In this lesson, you will learn how to update existing HTML pages using the new HTML5 sectioning elements and other new elements.</w:t>
      </w:r>
    </w:p>
    <w:p w:rsidR="002813C8" w:rsidRDefault="002813C8" w:rsidP="00DB1C70">
      <w:pPr>
        <w:pStyle w:val="Heading2"/>
      </w:pPr>
      <w:r>
        <w:t>Starting up</w:t>
      </w:r>
    </w:p>
    <w:p w:rsidR="002813C8" w:rsidRDefault="002813C8" w:rsidP="00DB1C70">
      <w:r>
        <w:t>You will work with several files from the HTML5_04lessons folder in this lesson. Make sure you have loaded the HTML5lessons folder onto your hard drive. See “Loading lesson files” in the Starting Up section of this book.</w:t>
      </w:r>
    </w:p>
    <w:p w:rsidR="002813C8" w:rsidRDefault="002813C8" w:rsidP="00DB1C70">
      <w:r>
        <w:t>To accurately preview the HTML5 content that you will create in this lesson, you should be using a web browser that supports the relevant HTML5 tags such as Internet Explorer 9. Within this lesson you will learn that many older browsers do not support HTML5 markup. One of the goals of this chapter is for you to understand these issues and how to address them.</w:t>
      </w:r>
    </w:p>
    <w:p w:rsidR="002813C8" w:rsidRDefault="002813C8" w:rsidP="00DB1C70">
      <w:pPr>
        <w:pStyle w:val="Heading2"/>
      </w:pPr>
      <w:r>
        <w:t>A review of semantic markup</w:t>
      </w:r>
    </w:p>
    <w:p w:rsidR="002813C8" w:rsidRDefault="002813C8" w:rsidP="00DB1C70">
      <w:r>
        <w:t xml:space="preserve">In this lesson, you will learn some of the new HTML5 elements that have been added to the language. To successfully complete the lesson, you should know the fundamentals of HTML and CSS and have experience building web pages with these languages. </w:t>
      </w:r>
    </w:p>
    <w:p w:rsidR="002813C8" w:rsidRDefault="002813C8" w:rsidP="00DB1C70">
      <w:r>
        <w:t xml:space="preserve">This lesson begins with a brief overview of </w:t>
      </w:r>
      <w:r>
        <w:rPr>
          <w:rStyle w:val="italic"/>
          <w:iCs/>
        </w:rPr>
        <w:t>semantic markup</w:t>
      </w:r>
      <w:r>
        <w:t>, which is a formal way of saying “always choose the best tag for the job.” A more technical explanation of semantic markup is syntax that makes sense to humans as well as programs, such as a web browser. Semantic markup tries to explicitly attach meaning to content, most often through the use of tags.</w:t>
      </w:r>
    </w:p>
    <w:p w:rsidR="002813C8" w:rsidRDefault="002813C8" w:rsidP="00DB1C70">
      <w:pPr>
        <w:rPr>
          <w:spacing w:val="-1"/>
        </w:rPr>
      </w:pPr>
      <w:r>
        <w:rPr>
          <w:spacing w:val="-1"/>
        </w:rPr>
        <w:t xml:space="preserve">At first glance, choosing the right tag seems fairly straightforward. For example, consider headings in HTML, of which there are 6 levels: </w:t>
      </w:r>
      <w:r w:rsidRPr="00DB4901">
        <w:rPr>
          <w:rFonts w:ascii="Courier New" w:hAnsi="Courier New" w:cs="Courier New"/>
          <w:spacing w:val="-1"/>
          <w:sz w:val="18"/>
          <w:szCs w:val="18"/>
        </w:rPr>
        <w:t>&lt;h1&gt;</w:t>
      </w:r>
      <w:r>
        <w:rPr>
          <w:spacing w:val="-1"/>
        </w:rPr>
        <w:t xml:space="preserve">, </w:t>
      </w:r>
      <w:r w:rsidRPr="00DB4901">
        <w:rPr>
          <w:rFonts w:ascii="Courier New" w:hAnsi="Courier New" w:cs="Courier New"/>
          <w:spacing w:val="-1"/>
          <w:sz w:val="18"/>
          <w:szCs w:val="18"/>
        </w:rPr>
        <w:t>&lt;h2&gt;</w:t>
      </w:r>
      <w:r>
        <w:rPr>
          <w:spacing w:val="-1"/>
        </w:rPr>
        <w:t xml:space="preserve">, </w:t>
      </w:r>
      <w:r w:rsidRPr="00DB4901">
        <w:rPr>
          <w:rFonts w:ascii="Courier New" w:hAnsi="Courier New" w:cs="Courier New"/>
          <w:spacing w:val="-1"/>
          <w:sz w:val="18"/>
          <w:szCs w:val="18"/>
        </w:rPr>
        <w:t>&lt;h3&gt;</w:t>
      </w:r>
      <w:r>
        <w:rPr>
          <w:spacing w:val="-1"/>
        </w:rPr>
        <w:t xml:space="preserve">, </w:t>
      </w:r>
      <w:r w:rsidRPr="00DB4901">
        <w:rPr>
          <w:rFonts w:ascii="Courier New" w:hAnsi="Courier New" w:cs="Courier New"/>
          <w:spacing w:val="-1"/>
          <w:sz w:val="18"/>
          <w:szCs w:val="18"/>
        </w:rPr>
        <w:t>&lt;h4&gt;</w:t>
      </w:r>
      <w:r>
        <w:rPr>
          <w:spacing w:val="-1"/>
        </w:rPr>
        <w:t xml:space="preserve">, </w:t>
      </w:r>
      <w:r w:rsidRPr="00DB4901">
        <w:rPr>
          <w:rFonts w:ascii="Courier New" w:hAnsi="Courier New" w:cs="Courier New"/>
          <w:spacing w:val="-1"/>
          <w:sz w:val="18"/>
          <w:szCs w:val="18"/>
        </w:rPr>
        <w:t>&lt;h5&gt;</w:t>
      </w:r>
      <w:r>
        <w:rPr>
          <w:spacing w:val="-1"/>
        </w:rPr>
        <w:t xml:space="preserve">, and </w:t>
      </w:r>
      <w:r w:rsidRPr="00DB4901">
        <w:rPr>
          <w:rFonts w:ascii="Courier New" w:hAnsi="Courier New" w:cs="Courier New"/>
          <w:spacing w:val="-1"/>
          <w:sz w:val="18"/>
          <w:szCs w:val="18"/>
        </w:rPr>
        <w:t>&lt;h6&gt;</w:t>
      </w:r>
      <w:r>
        <w:rPr>
          <w:spacing w:val="-1"/>
        </w:rPr>
        <w:t xml:space="preserve">. Rendered in the browser, the </w:t>
      </w:r>
      <w:r w:rsidRPr="00DB4901">
        <w:rPr>
          <w:rFonts w:ascii="Courier New" w:hAnsi="Courier New" w:cs="Courier New"/>
          <w:spacing w:val="-1"/>
          <w:sz w:val="18"/>
          <w:szCs w:val="18"/>
        </w:rPr>
        <w:t>&lt;h1&gt;</w:t>
      </w:r>
      <w:r>
        <w:rPr>
          <w:spacing w:val="-1"/>
        </w:rPr>
        <w:t xml:space="preserve"> element is the largest and the </w:t>
      </w:r>
      <w:r w:rsidRPr="00DB4901">
        <w:rPr>
          <w:rFonts w:ascii="Courier New" w:hAnsi="Courier New" w:cs="Courier New"/>
          <w:spacing w:val="-1"/>
          <w:sz w:val="18"/>
          <w:szCs w:val="18"/>
        </w:rPr>
        <w:t>&lt;h6&gt;</w:t>
      </w:r>
      <w:r>
        <w:rPr>
          <w:spacing w:val="-1"/>
        </w:rPr>
        <w:t xml:space="preserve"> element is the smallest.</w:t>
      </w:r>
    </w:p>
    <w:p w:rsidR="002813C8" w:rsidRDefault="002813C8" w:rsidP="002813C8">
      <w:pPr>
        <w:pStyle w:val="imagebody"/>
      </w:pPr>
      <w:r>
        <w:rPr>
          <w:noProof/>
        </w:rPr>
        <w:drawing>
          <wp:inline distT="0" distB="0" distL="0" distR="0">
            <wp:extent cx="965200" cy="161290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965200" cy="1612900"/>
                    </a:xfrm>
                    <a:prstGeom prst="rect">
                      <a:avLst/>
                    </a:prstGeom>
                    <a:noFill/>
                    <a:ln w="9525">
                      <a:noFill/>
                      <a:miter lim="800000"/>
                      <a:headEnd/>
                      <a:tailEnd/>
                    </a:ln>
                  </pic:spPr>
                </pic:pic>
              </a:graphicData>
            </a:graphic>
          </wp:inline>
        </w:drawing>
      </w:r>
    </w:p>
    <w:p w:rsidR="002813C8" w:rsidRDefault="002813C8" w:rsidP="00DB1C70">
      <w:pPr>
        <w:pStyle w:val="Quote"/>
      </w:pPr>
      <w:r>
        <w:t xml:space="preserve">The 6 heading </w:t>
      </w:r>
      <w:proofErr w:type="gramStart"/>
      <w:r>
        <w:t>elements,</w:t>
      </w:r>
      <w:proofErr w:type="gramEnd"/>
      <w:r w:rsidR="00DB1C70">
        <w:t xml:space="preserve"> </w:t>
      </w:r>
      <w:r>
        <w:t>rendered in default styles, from top to bottom.</w:t>
      </w:r>
    </w:p>
    <w:p w:rsidR="002813C8" w:rsidRDefault="002813C8" w:rsidP="00DB1C70">
      <w:r>
        <w:lastRenderedPageBreak/>
        <w:t xml:space="preserve">The content within an </w:t>
      </w:r>
      <w:r w:rsidRPr="003567EB">
        <w:rPr>
          <w:rFonts w:ascii="Courier New" w:hAnsi="Courier New" w:cs="Courier New"/>
          <w:sz w:val="18"/>
          <w:szCs w:val="18"/>
        </w:rPr>
        <w:t>&lt;h1&gt;</w:t>
      </w:r>
      <w:r>
        <w:t xml:space="preserve"> element should have greater importance than the content in an </w:t>
      </w:r>
      <w:r w:rsidRPr="003567EB">
        <w:rPr>
          <w:rFonts w:ascii="Courier New" w:hAnsi="Courier New" w:cs="Courier New"/>
          <w:sz w:val="18"/>
          <w:szCs w:val="18"/>
        </w:rPr>
        <w:t>&lt;h3&gt;</w:t>
      </w:r>
      <w:r>
        <w:t xml:space="preserve"> element. Likewise, if a font style is set for the headings, the font size of an </w:t>
      </w:r>
      <w:r w:rsidRPr="003567EB">
        <w:rPr>
          <w:rFonts w:ascii="Courier New" w:hAnsi="Courier New" w:cs="Courier New"/>
          <w:sz w:val="18"/>
          <w:szCs w:val="18"/>
        </w:rPr>
        <w:t>&lt;h1&gt;</w:t>
      </w:r>
      <w:r>
        <w:t xml:space="preserve"> element should be set larger than the </w:t>
      </w:r>
      <w:r w:rsidRPr="003567EB">
        <w:rPr>
          <w:rFonts w:ascii="Courier New" w:hAnsi="Courier New" w:cs="Courier New"/>
          <w:sz w:val="18"/>
          <w:szCs w:val="18"/>
        </w:rPr>
        <w:t>&lt;h3&gt;</w:t>
      </w:r>
      <w:r>
        <w:t xml:space="preserve"> element. There is no technical reason that prevents you from creating a style making the </w:t>
      </w:r>
      <w:r w:rsidRPr="003567EB">
        <w:rPr>
          <w:rFonts w:ascii="Courier New" w:hAnsi="Courier New" w:cs="Courier New"/>
          <w:sz w:val="18"/>
          <w:szCs w:val="18"/>
        </w:rPr>
        <w:t>&lt;h3&gt;</w:t>
      </w:r>
      <w:r>
        <w:t xml:space="preserve"> element larger than the </w:t>
      </w:r>
      <w:r w:rsidRPr="003567EB">
        <w:rPr>
          <w:rFonts w:ascii="Courier New" w:hAnsi="Courier New" w:cs="Courier New"/>
          <w:sz w:val="18"/>
          <w:szCs w:val="18"/>
        </w:rPr>
        <w:t>&lt;h1&gt;</w:t>
      </w:r>
      <w:r>
        <w:t xml:space="preserve">. From the web browser’s perspective it would make no difference, but to a human looking at the code for the first time it would be semantically confusing: an </w:t>
      </w:r>
      <w:r w:rsidRPr="003567EB">
        <w:rPr>
          <w:rFonts w:ascii="Courier New" w:hAnsi="Courier New" w:cs="Courier New"/>
          <w:sz w:val="18"/>
          <w:szCs w:val="18"/>
        </w:rPr>
        <w:t>&lt;h3&gt;</w:t>
      </w:r>
      <w:r>
        <w:t xml:space="preserve"> element is not supposed to be larger than an </w:t>
      </w:r>
      <w:r w:rsidRPr="003567EB">
        <w:rPr>
          <w:rFonts w:ascii="Courier New" w:hAnsi="Courier New" w:cs="Courier New"/>
          <w:sz w:val="18"/>
          <w:szCs w:val="18"/>
        </w:rPr>
        <w:t>&lt;h1&gt;</w:t>
      </w:r>
      <w:r w:rsidRPr="003567EB">
        <w:rPr>
          <w:rFonts w:cs="Courier New"/>
          <w:sz w:val="18"/>
          <w:szCs w:val="18"/>
        </w:rPr>
        <w:t>.</w:t>
      </w:r>
    </w:p>
    <w:p w:rsidR="002813C8" w:rsidRDefault="002813C8" w:rsidP="00DB1C70">
      <w:r>
        <w:t>One of the goals of semantic markup is to make the code on a page logical and consistent. Logically chosen and consistent code is easier to update and modify for the designer, and it makes the web page more flexible and adaptable for different uses, such as websites for mobile devices. Semantic markup ensures that even pages with no style still display elements that are comprehensible and usable.</w:t>
      </w:r>
    </w:p>
    <w:p w:rsidR="002813C8" w:rsidRDefault="002813C8" w:rsidP="00DB1C70">
      <w:pPr>
        <w:pStyle w:val="Heading2"/>
      </w:pPr>
      <w:r>
        <w:t>HTML5 fundamentals</w:t>
      </w:r>
    </w:p>
    <w:p w:rsidR="002813C8" w:rsidRDefault="002813C8" w:rsidP="003567EB">
      <w:r>
        <w:t xml:space="preserve">Before creating an HTML5 page, you will review the different categories of content within an HTML document. Although the changes made to HTML5 are numerous, the fundamentals of HTML (and XHTML) have not changed dramatically. One interesting development is </w:t>
      </w:r>
      <w:r w:rsidRPr="00DB1C70">
        <w:t>t</w:t>
      </w:r>
      <w:r>
        <w:t>hat the syntax in HTML5 is very forgiving, especially if you compare it to XHTML 1.0 syntax. For example, all of the following is currently true in HTML5:</w:t>
      </w:r>
    </w:p>
    <w:p w:rsidR="002813C8" w:rsidRDefault="002813C8" w:rsidP="00DB1C70">
      <w:pPr>
        <w:pStyle w:val="ListParagraph"/>
      </w:pPr>
      <w:r>
        <w:t>HTML5 is case insensitive, meaning that you can use uppercase tags, lowercase tags or even a mixture of the two and the page will still validate. For example, the following code is technically valid:</w:t>
      </w:r>
    </w:p>
    <w:p w:rsidR="002813C8" w:rsidRDefault="002813C8" w:rsidP="00DB1C70">
      <w:pPr>
        <w:pStyle w:val="Code"/>
      </w:pPr>
      <w:r>
        <w:t>&lt;H1&gt; Breaking news from Boston &lt;/h1&gt;</w:t>
      </w:r>
      <w:r w:rsidR="00DB1C70">
        <w:br/>
      </w:r>
    </w:p>
    <w:p w:rsidR="002813C8" w:rsidRDefault="002813C8" w:rsidP="00DB1C70">
      <w:pPr>
        <w:pStyle w:val="ListParagraph"/>
      </w:pPr>
      <w:r>
        <w:t>The closing tags for elements are not required. For example, adding multiple paragraphs in the following way is technically valid:</w:t>
      </w:r>
    </w:p>
    <w:p w:rsidR="002813C8" w:rsidRDefault="002813C8" w:rsidP="00DB1C70">
      <w:pPr>
        <w:pStyle w:val="Code"/>
      </w:pPr>
      <w:r>
        <w:t xml:space="preserve">&lt;p&gt; </w:t>
      </w:r>
      <w:proofErr w:type="gramStart"/>
      <w:r>
        <w:t>There</w:t>
      </w:r>
      <w:proofErr w:type="gramEnd"/>
      <w:r>
        <w:t xml:space="preserve"> is an accident on Interstate 95 between Woburn and Burlington.</w:t>
      </w:r>
    </w:p>
    <w:p w:rsidR="002813C8" w:rsidRDefault="002813C8" w:rsidP="00DB1C70">
      <w:pPr>
        <w:pStyle w:val="Code"/>
      </w:pPr>
      <w:r>
        <w:t>&lt;p&gt; Travelers should seek alternative routes.</w:t>
      </w:r>
    </w:p>
    <w:p w:rsidR="002813C8" w:rsidRDefault="002813C8" w:rsidP="00DB1C70">
      <w:pPr>
        <w:pStyle w:val="Code"/>
      </w:pPr>
      <w:r>
        <w:t xml:space="preserve">&lt;p&gt; </w:t>
      </w:r>
      <w:proofErr w:type="gramStart"/>
      <w:r>
        <w:t>The</w:t>
      </w:r>
      <w:proofErr w:type="gramEnd"/>
      <w:r>
        <w:t xml:space="preserve"> speed limit is 55 mph.</w:t>
      </w:r>
      <w:r w:rsidR="00DB1C70">
        <w:br/>
      </w:r>
    </w:p>
    <w:p w:rsidR="002813C8" w:rsidRDefault="002813C8" w:rsidP="00DB1C70">
      <w:pPr>
        <w:pStyle w:val="ListParagraph"/>
      </w:pPr>
      <w:r>
        <w:t>Attribute quotes are optional. For example, the following code is technically valid:</w:t>
      </w:r>
    </w:p>
    <w:p w:rsidR="002813C8" w:rsidRDefault="002813C8" w:rsidP="00DB1C70">
      <w:pPr>
        <w:pStyle w:val="Code"/>
      </w:pPr>
      <w:r>
        <w:t>&lt;</w:t>
      </w:r>
      <w:proofErr w:type="spellStart"/>
      <w:r>
        <w:t>img</w:t>
      </w:r>
      <w:proofErr w:type="spellEnd"/>
      <w:r>
        <w:t xml:space="preserve"> src=trafficjam.jpg alt=traffic jam&gt;</w:t>
      </w:r>
      <w:r w:rsidR="00DB1C70">
        <w:br/>
      </w:r>
    </w:p>
    <w:p w:rsidR="002813C8" w:rsidRDefault="002813C8" w:rsidP="00DB1C70">
      <w:r>
        <w:t xml:space="preserve">At first glance, these rules seem to encourage inconsistent coding practices. If this is the case, why does HTML5 allow these practices? The answer is </w:t>
      </w:r>
      <w:r w:rsidRPr="00677DE7">
        <w:t>best</w:t>
      </w:r>
      <w:r>
        <w:t xml:space="preserve"> summarized by the architects of HTML5 as an attempt to “pave the </w:t>
      </w:r>
      <w:proofErr w:type="spellStart"/>
      <w:r>
        <w:t>cowpaths</w:t>
      </w:r>
      <w:proofErr w:type="spellEnd"/>
      <w:r>
        <w:t xml:space="preserve">.” In the real world, this means a farmer would wait to see what paths his animals choose to walk and then pave that path (instead of the other way around). In the realm of web development, this means that when a practice is already widespread by designers and </w:t>
      </w:r>
      <w:r w:rsidR="00C212E5">
        <w:t>developers</w:t>
      </w:r>
      <w:r>
        <w:t xml:space="preserve"> “consider adopting it rather than forbidding it or inventing something new.” </w:t>
      </w:r>
    </w:p>
    <w:p w:rsidR="002813C8" w:rsidRDefault="002813C8" w:rsidP="00DB1C70">
      <w:r>
        <w:lastRenderedPageBreak/>
        <w:t>In HTML5, there is an emphasis on backwards compatibility, and many of the practices mentioned above (such as using uppercase tags or not adding a closing tag) were used by document creators in the early days of the web. The W3C decided to fold this variety of coding practices into the specification to ensure that future browsers would continue to render as many pages on the web as possible.</w:t>
      </w:r>
    </w:p>
    <w:p w:rsidR="00DB1C70" w:rsidRPr="00DB1C70" w:rsidRDefault="00DB1C70" w:rsidP="00DB1C70">
      <w:pPr>
        <w:rPr>
          <w:rStyle w:val="Emphasis"/>
        </w:rPr>
      </w:pPr>
      <w:r w:rsidRPr="00DB1C70">
        <w:rPr>
          <w:rStyle w:val="Emphasis"/>
        </w:rPr>
        <w:t>For a more detailed explanation of the W3C’s philosophy for HTML Design Principles, visit http://www.w3.org/TR/html-design-principles/.</w:t>
      </w:r>
    </w:p>
    <w:p w:rsidR="002813C8" w:rsidRDefault="002813C8" w:rsidP="00DB1C70">
      <w:r>
        <w:t>Just because HTML5 allows this syntax, it does not mean you should adopt these loose practices! Throughout this book we have you code as if you were writing XHTML 1.0, closing your elements using lower-case tags and adding quotation marks for attributes, remains a very good idea. By having a standardized way of writing code, you will tend to reduce the number of errors you make, and have a way to isolate problems when they do occur.</w:t>
      </w:r>
    </w:p>
    <w:p w:rsidR="002813C8" w:rsidRDefault="002813C8" w:rsidP="00DB1C70">
      <w:pPr>
        <w:pStyle w:val="Heading2"/>
      </w:pPr>
      <w:r>
        <w:t>The HTML5 DOCTYPE declaration</w:t>
      </w:r>
    </w:p>
    <w:p w:rsidR="002813C8" w:rsidRDefault="002813C8" w:rsidP="00DB1C70">
      <w:r>
        <w:t xml:space="preserve">A significant change in the HTML5 specification can be seen on the very first line of an HTML5 document. A web browser renders a page from the top of the document to the bottom. The opening line of most HTML files is called a </w:t>
      </w:r>
      <w:r>
        <w:rPr>
          <w:caps/>
        </w:rPr>
        <w:t>doctype</w:t>
      </w:r>
      <w:r>
        <w:t xml:space="preserve">, which indicates to the browser the type of document to expect. For example, when a designer uses the transitional version of HTML (4.0.1), the </w:t>
      </w:r>
      <w:r>
        <w:rPr>
          <w:caps/>
        </w:rPr>
        <w:t>doctype</w:t>
      </w:r>
      <w:r>
        <w:t xml:space="preserve"> is:</w:t>
      </w:r>
    </w:p>
    <w:p w:rsidR="002813C8" w:rsidRPr="00DB1C70" w:rsidRDefault="002813C8" w:rsidP="00DB1C70">
      <w:pPr>
        <w:pStyle w:val="Code"/>
      </w:pPr>
      <w:proofErr w:type="gramStart"/>
      <w:r w:rsidRPr="00DB1C70">
        <w:t>&lt;!DOCTYPE</w:t>
      </w:r>
      <w:proofErr w:type="gramEnd"/>
      <w:r w:rsidRPr="00DB1C70">
        <w:t xml:space="preserve"> HTML PUBLIC "-//W3C//DTD HTML 4.01 Transitional//EN" "http://www.w3.org/TR/html4/loose.dtd"&gt;</w:t>
      </w:r>
      <w:r w:rsidR="00DB1C70" w:rsidRPr="00DB1C70">
        <w:br/>
      </w:r>
    </w:p>
    <w:p w:rsidR="002813C8" w:rsidRDefault="002813C8" w:rsidP="00DB1C70">
      <w:r>
        <w:t xml:space="preserve">When a designer uses the strict version of XHTML 1.0, the </w:t>
      </w:r>
      <w:proofErr w:type="spellStart"/>
      <w:r>
        <w:t>doctype</w:t>
      </w:r>
      <w:proofErr w:type="spellEnd"/>
      <w:r>
        <w:t xml:space="preserve"> is:</w:t>
      </w:r>
    </w:p>
    <w:p w:rsidR="002813C8" w:rsidRDefault="002813C8" w:rsidP="00DB1C70">
      <w:pPr>
        <w:pStyle w:val="Code"/>
      </w:pPr>
      <w:proofErr w:type="gramStart"/>
      <w:r>
        <w:t>&lt;!DOCTYPE</w:t>
      </w:r>
      <w:proofErr w:type="gramEnd"/>
      <w:r>
        <w:t xml:space="preserve"> html PUBLIC "-//W3C//DTD XHTML 1.0 Strict//EN"     "http://www.w3.org/TR/xhtml1/</w:t>
      </w:r>
      <w:r w:rsidRPr="00DB1C70">
        <w:t>DTD</w:t>
      </w:r>
      <w:r>
        <w:t>/xhtml1-strict.dtd"&gt;</w:t>
      </w:r>
    </w:p>
    <w:p w:rsidR="002813C8" w:rsidRDefault="002813C8" w:rsidP="00DB1C70">
      <w:r>
        <w:t xml:space="preserve">In HTML5, a </w:t>
      </w:r>
      <w:r>
        <w:rPr>
          <w:caps/>
        </w:rPr>
        <w:t>doctype</w:t>
      </w:r>
      <w:r>
        <w:t xml:space="preserve"> is much simpler:</w:t>
      </w:r>
    </w:p>
    <w:p w:rsidR="002813C8" w:rsidRDefault="002813C8" w:rsidP="002813C8">
      <w:pPr>
        <w:pStyle w:val="Code"/>
      </w:pPr>
      <w:proofErr w:type="gramStart"/>
      <w:r>
        <w:t>&lt;!DOCTYPE</w:t>
      </w:r>
      <w:proofErr w:type="gramEnd"/>
      <w:r>
        <w:t xml:space="preserve"> html&gt;</w:t>
      </w:r>
      <w:r w:rsidR="00DB1C70">
        <w:br/>
      </w:r>
    </w:p>
    <w:p w:rsidR="002813C8" w:rsidRDefault="002813C8" w:rsidP="00C04222">
      <w:r>
        <w:t>DOCTYPE is used to validate documents. Current and future browsers can check the syntax of documents that declare themselves as HTML. Any</w:t>
      </w:r>
      <w:r w:rsidRPr="00DB1C70">
        <w:t xml:space="preserve"> </w:t>
      </w:r>
      <w:r>
        <w:t>incorrect syntax (for example, a misspelled tag or missing attribute) returns an error. Validation is an optional process, but it is often used by designers and developers to find incomplete or missing code.</w:t>
      </w:r>
    </w:p>
    <w:p w:rsidR="00DB1C70" w:rsidRPr="00DB1C70" w:rsidRDefault="00DB1C70" w:rsidP="00DB1C70">
      <w:pPr>
        <w:rPr>
          <w:rStyle w:val="Emphasis"/>
        </w:rPr>
      </w:pPr>
      <w:r w:rsidRPr="00DB1C70">
        <w:rPr>
          <w:rStyle w:val="Emphasis"/>
        </w:rPr>
        <w:t>If necessary, you may review the details of page validation in Lesson 2 “Fundamentals of HTML, XHTML, and CSS”</w:t>
      </w:r>
    </w:p>
    <w:p w:rsidR="002813C8" w:rsidRDefault="002813C8" w:rsidP="00DB1C70">
      <w:r>
        <w:t>In this exercise, you will convert an older HTML page to HTML5. The document you’ll convert is an HTML 4.01 document, so you will need to update the DOCTYPE to use the simpler HTML5 DOCTYPE.</w:t>
      </w:r>
    </w:p>
    <w:p w:rsidR="002813C8" w:rsidRDefault="002813C8" w:rsidP="00DB1C70">
      <w:pPr>
        <w:pStyle w:val="NumberParagraph"/>
      </w:pPr>
      <w:r>
        <w:t>In your text editor, choose File &gt; Open and navigate to the HTML5_04lessons folder. Choose the 04_index.html file, and then click Open. Save the document with a new name to ensure you have a backup copy:</w:t>
      </w:r>
    </w:p>
    <w:p w:rsidR="002813C8" w:rsidRDefault="002813C8" w:rsidP="00DB1C70">
      <w:pPr>
        <w:pStyle w:val="NumberParagraph"/>
        <w:numPr>
          <w:ilvl w:val="0"/>
          <w:numId w:val="0"/>
        </w:numPr>
        <w:ind w:left="360"/>
      </w:pPr>
      <w:r>
        <w:lastRenderedPageBreak/>
        <w:t xml:space="preserve">Choose File &gt; Save As, name this file </w:t>
      </w:r>
      <w:r>
        <w:rPr>
          <w:rStyle w:val="bold"/>
          <w:bCs w:val="0"/>
        </w:rPr>
        <w:t>04_index_work.html</w:t>
      </w:r>
      <w:r>
        <w:t>, and save it within the HTML5_04lessons folder.</w:t>
      </w:r>
    </w:p>
    <w:p w:rsidR="002813C8" w:rsidRDefault="002813C8" w:rsidP="00DB1C70">
      <w:pPr>
        <w:pStyle w:val="NumberParagraph"/>
      </w:pPr>
      <w:r>
        <w:t>Preview this page in your browser to see the current layout. This is essentially the layout created at t</w:t>
      </w:r>
      <w:r w:rsidR="00671D40">
        <w:t xml:space="preserve">he end of Lesson </w:t>
      </w:r>
      <w:r>
        <w:t xml:space="preserve">3 and is classified as a two-column fixed-width column layout. If you have not worked with this layout recently you should review the structure: there is a div element with the ID attribute </w:t>
      </w:r>
      <w:r w:rsidRPr="00C212E5">
        <w:rPr>
          <w:rStyle w:val="captioncode"/>
          <w:rFonts w:cs="Courier New"/>
          <w:sz w:val="16"/>
          <w:szCs w:val="16"/>
        </w:rPr>
        <w:t>#wrap</w:t>
      </w:r>
      <w:r>
        <w:t xml:space="preserve"> containing the other div elements that compose the layout of the page. The CSS style for this div sets the width as 960 pixels and sets the left and right margins with the auto value to ensure the container is centered within the browser window.</w:t>
      </w:r>
    </w:p>
    <w:p w:rsidR="002813C8" w:rsidRDefault="00377F28" w:rsidP="002813C8">
      <w:pPr>
        <w:pStyle w:val="captionnumberstep"/>
      </w:pPr>
      <w:r w:rsidRPr="00377F28">
        <w:rPr>
          <w:noProof/>
        </w:rPr>
        <w:drawing>
          <wp:inline distT="0" distB="0" distL="0" distR="0">
            <wp:extent cx="4876800" cy="3823334"/>
            <wp:effectExtent l="19050" t="0" r="0" b="0"/>
            <wp:docPr id="12" name="Picture 2" descr="04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4_01"/>
                    <pic:cNvPicPr>
                      <a:picLocks noChangeAspect="1" noChangeArrowheads="1"/>
                    </pic:cNvPicPr>
                  </pic:nvPicPr>
                  <pic:blipFill>
                    <a:blip r:embed="rId12" cstate="print"/>
                    <a:srcRect b="2098"/>
                    <a:stretch>
                      <a:fillRect/>
                    </a:stretch>
                  </pic:blipFill>
                  <pic:spPr bwMode="auto">
                    <a:xfrm>
                      <a:off x="0" y="0"/>
                      <a:ext cx="4876800" cy="3823334"/>
                    </a:xfrm>
                    <a:prstGeom prst="rect">
                      <a:avLst/>
                    </a:prstGeom>
                    <a:noFill/>
                    <a:ln w="9525">
                      <a:noFill/>
                      <a:miter lim="800000"/>
                      <a:headEnd/>
                      <a:tailEnd/>
                    </a:ln>
                  </pic:spPr>
                </pic:pic>
              </a:graphicData>
            </a:graphic>
          </wp:inline>
        </w:drawing>
      </w:r>
    </w:p>
    <w:p w:rsidR="002813C8" w:rsidRDefault="002813C8" w:rsidP="00DB1C70">
      <w:pPr>
        <w:pStyle w:val="Quote"/>
        <w:ind w:left="360"/>
      </w:pPr>
      <w:r>
        <w:t>The div element with the wrap ID attribute is set to 960 pixels wide and contains all the other layout sections.</w:t>
      </w:r>
    </w:p>
    <w:p w:rsidR="00DB1C70" w:rsidRPr="00DB1C70" w:rsidRDefault="00DB1C70" w:rsidP="00DB1C70">
      <w:pPr>
        <w:rPr>
          <w:rStyle w:val="Emphasis"/>
          <w:i w:val="0"/>
          <w:iCs w:val="0"/>
          <w:color w:val="000000" w:themeColor="text1"/>
          <w:sz w:val="18"/>
        </w:rPr>
      </w:pPr>
      <w:r w:rsidRPr="00DB1C70">
        <w:rPr>
          <w:rStyle w:val="Emphasis"/>
        </w:rPr>
        <w:t>One change between this lesson file and the one you created in Lesson 3 is that we have moved all of the internal styles in the 03_layout_work.html document into the external style sheet base.css.</w:t>
      </w:r>
    </w:p>
    <w:p w:rsidR="002813C8" w:rsidRDefault="002813C8" w:rsidP="00DB1C70">
      <w:pPr>
        <w:pStyle w:val="NumberParagraph"/>
      </w:pPr>
      <w:r>
        <w:t>Close the browser and return to your text editor. Select the entire &lt;</w:t>
      </w:r>
      <w:proofErr w:type="gramStart"/>
      <w:r>
        <w:t>!DOCTYPE</w:t>
      </w:r>
      <w:proofErr w:type="gramEnd"/>
      <w:r>
        <w:t>&gt; section on the top two lines and delete it. Then type the following:</w:t>
      </w:r>
    </w:p>
    <w:p w:rsidR="002813C8" w:rsidRDefault="002813C8" w:rsidP="00DB1C70">
      <w:pPr>
        <w:pStyle w:val="Code"/>
        <w:rPr>
          <w:rStyle w:val="codeboldRED"/>
          <w:rFonts w:asciiTheme="minorHAnsi" w:eastAsiaTheme="minorHAnsi" w:hAnsiTheme="minorHAnsi" w:cstheme="minorBidi"/>
          <w:sz w:val="22"/>
          <w:szCs w:val="22"/>
        </w:rPr>
      </w:pPr>
      <w:proofErr w:type="gramStart"/>
      <w:r>
        <w:rPr>
          <w:rStyle w:val="codeboldRED"/>
          <w:bCs/>
        </w:rPr>
        <w:t>&lt;!DOCTYPE</w:t>
      </w:r>
      <w:proofErr w:type="gramEnd"/>
      <w:r>
        <w:rPr>
          <w:rStyle w:val="codeboldRED"/>
          <w:bCs/>
        </w:rPr>
        <w:t xml:space="preserve"> html&gt;</w:t>
      </w:r>
    </w:p>
    <w:p w:rsidR="002813C8" w:rsidRDefault="002813C8" w:rsidP="00DB1C70">
      <w:pPr>
        <w:pStyle w:val="NumberParagraph"/>
      </w:pPr>
      <w:r>
        <w:t>Save your file and preview in the browser. You should notice no change, but the browser recognizes this file as HTML5, not HTML 4.01.</w:t>
      </w:r>
    </w:p>
    <w:p w:rsidR="002813C8" w:rsidRDefault="002813C8" w:rsidP="00DB1C70">
      <w:pPr>
        <w:pStyle w:val="NumberParagraph"/>
        <w:rPr>
          <w:spacing w:val="-3"/>
        </w:rPr>
      </w:pPr>
      <w:r>
        <w:rPr>
          <w:spacing w:val="-3"/>
        </w:rPr>
        <w:t>Close your browser. You will replace some of the div elements with the new HTML5 elements, but first you’ll review how to categorize the different types of content in HTML5.</w:t>
      </w:r>
    </w:p>
    <w:p w:rsidR="00DB1C70" w:rsidRDefault="00DB1C70">
      <w:pPr>
        <w:rPr>
          <w:rFonts w:asciiTheme="majorHAnsi" w:eastAsiaTheme="majorEastAsia" w:hAnsiTheme="majorHAnsi" w:cstheme="majorBidi"/>
          <w:b/>
          <w:bCs/>
          <w:color w:val="F05A22"/>
          <w:sz w:val="26"/>
          <w:szCs w:val="26"/>
        </w:rPr>
      </w:pPr>
      <w:r>
        <w:br w:type="page"/>
      </w:r>
    </w:p>
    <w:p w:rsidR="002813C8" w:rsidRDefault="002813C8" w:rsidP="00DB1C70">
      <w:pPr>
        <w:pStyle w:val="Heading2"/>
      </w:pPr>
      <w:r>
        <w:lastRenderedPageBreak/>
        <w:t>The different categories used for HTML5 content</w:t>
      </w:r>
    </w:p>
    <w:p w:rsidR="002813C8" w:rsidRDefault="002813C8" w:rsidP="00DB1C70">
      <w:r>
        <w:t>You can divide the content of a web page into categories that, for the most part, are not new to HTML5 but can help you think about how content is organized.</w:t>
      </w:r>
    </w:p>
    <w:p w:rsidR="002813C8" w:rsidRDefault="002813C8" w:rsidP="00DB1C70">
      <w:pPr>
        <w:pStyle w:val="ListParagraph"/>
      </w:pPr>
      <w:r>
        <w:t>Metadata content</w:t>
      </w:r>
    </w:p>
    <w:p w:rsidR="002813C8" w:rsidRDefault="002813C8" w:rsidP="00DB1C70">
      <w:pPr>
        <w:pStyle w:val="ListParagraph"/>
      </w:pPr>
      <w:r>
        <w:t>Flow content</w:t>
      </w:r>
    </w:p>
    <w:p w:rsidR="002813C8" w:rsidRDefault="002813C8" w:rsidP="00DB1C70">
      <w:pPr>
        <w:pStyle w:val="ListParagraph"/>
      </w:pPr>
      <w:r>
        <w:t>Sectioning content</w:t>
      </w:r>
    </w:p>
    <w:p w:rsidR="002813C8" w:rsidRDefault="002813C8" w:rsidP="00DB1C70">
      <w:pPr>
        <w:pStyle w:val="ListParagraph"/>
      </w:pPr>
      <w:r>
        <w:t>Heading content</w:t>
      </w:r>
    </w:p>
    <w:p w:rsidR="002813C8" w:rsidRDefault="002813C8" w:rsidP="00DB1C70">
      <w:pPr>
        <w:pStyle w:val="ListParagraph"/>
      </w:pPr>
      <w:r>
        <w:t>Phrasing content</w:t>
      </w:r>
    </w:p>
    <w:p w:rsidR="002813C8" w:rsidRDefault="002813C8" w:rsidP="00DB1C70">
      <w:pPr>
        <w:pStyle w:val="ListParagraph"/>
      </w:pPr>
      <w:r>
        <w:t>Embedded content</w:t>
      </w:r>
    </w:p>
    <w:p w:rsidR="002813C8" w:rsidRDefault="002813C8" w:rsidP="00DB1C70">
      <w:pPr>
        <w:pStyle w:val="ListParagraph"/>
      </w:pPr>
      <w:r>
        <w:t>Interactive content</w:t>
      </w:r>
    </w:p>
    <w:p w:rsidR="002813C8" w:rsidRDefault="002813C8" w:rsidP="00DB1C70">
      <w:r>
        <w:t>These categories are helpful for grouping the elements on a page. For example, the Flow content category describes all the elements available for use in the body of a page, but you can sub-divide Flow content into smaller categories, such as Phrasing and Heading content.</w:t>
      </w:r>
    </w:p>
    <w:p w:rsidR="002813C8" w:rsidRDefault="002813C8" w:rsidP="00DB1C70">
      <w:pPr>
        <w:pStyle w:val="Heading3"/>
      </w:pPr>
      <w:r>
        <w:t>Metadata content</w:t>
      </w:r>
    </w:p>
    <w:p w:rsidR="002813C8" w:rsidRDefault="002813C8" w:rsidP="00DB1C70">
      <w:r>
        <w:t xml:space="preserve">Content that sets up the presentation or behavior of the rest of the content on the page is called metadata content. You can also use it to set up the relationship of the document with other documents. One obvious example of metadata content is the </w:t>
      </w:r>
      <w:r w:rsidRPr="002E4622">
        <w:rPr>
          <w:rFonts w:ascii="Courier New" w:hAnsi="Courier New" w:cs="Courier New"/>
        </w:rPr>
        <w:t>&lt;</w:t>
      </w:r>
      <w:proofErr w:type="gramStart"/>
      <w:r w:rsidRPr="002E4622">
        <w:rPr>
          <w:rFonts w:ascii="Courier New" w:hAnsi="Courier New" w:cs="Courier New"/>
        </w:rPr>
        <w:t>meta</w:t>
      </w:r>
      <w:proofErr w:type="gramEnd"/>
      <w:r w:rsidRPr="002E4622">
        <w:rPr>
          <w:rFonts w:ascii="Courier New" w:hAnsi="Courier New" w:cs="Courier New"/>
        </w:rPr>
        <w:t>&gt;</w:t>
      </w:r>
      <w:r>
        <w:t xml:space="preserve"> element, which often contains keywords or a description about the page, and is used by search engines to help categorize the page. Elements, such as </w:t>
      </w:r>
      <w:r w:rsidRPr="002E4622">
        <w:rPr>
          <w:rFonts w:ascii="Courier New" w:hAnsi="Courier New" w:cs="Courier New"/>
        </w:rPr>
        <w:t>&lt;style&gt;</w:t>
      </w:r>
      <w:r>
        <w:t xml:space="preserve"> and </w:t>
      </w:r>
      <w:r w:rsidRPr="002E4622">
        <w:rPr>
          <w:rFonts w:ascii="Courier New" w:hAnsi="Courier New" w:cs="Courier New"/>
        </w:rPr>
        <w:t>&lt;script</w:t>
      </w:r>
      <w:proofErr w:type="gramStart"/>
      <w:r w:rsidRPr="002E4622">
        <w:rPr>
          <w:rFonts w:ascii="Courier New" w:hAnsi="Courier New" w:cs="Courier New"/>
        </w:rPr>
        <w:t>&gt;</w:t>
      </w:r>
      <w:r>
        <w:t>,</w:t>
      </w:r>
      <w:proofErr w:type="gramEnd"/>
      <w:r>
        <w:t xml:space="preserve"> are also considered metadata content since they contribute to the appearance and behavior of the primary content. Metadata content is located in the </w:t>
      </w:r>
      <w:r w:rsidRPr="00C04222">
        <w:rPr>
          <w:rFonts w:ascii="Courier" w:hAnsi="Courier" w:cs="CourierNewPSMT"/>
        </w:rPr>
        <w:t>&lt;head&gt;</w:t>
      </w:r>
      <w:r>
        <w:t xml:space="preserve"> section of a document.</w:t>
      </w:r>
    </w:p>
    <w:p w:rsidR="002813C8" w:rsidRDefault="002813C8" w:rsidP="00DB1C70">
      <w:pPr>
        <w:pStyle w:val="Code"/>
      </w:pPr>
      <w:r>
        <w:t>&lt;</w:t>
      </w:r>
      <w:proofErr w:type="gramStart"/>
      <w:r>
        <w:t>head</w:t>
      </w:r>
      <w:proofErr w:type="gramEnd"/>
      <w:r>
        <w:t>&gt;</w:t>
      </w:r>
    </w:p>
    <w:p w:rsidR="002813C8" w:rsidRDefault="002813C8" w:rsidP="00DB1C70">
      <w:pPr>
        <w:pStyle w:val="Code"/>
      </w:pPr>
      <w:r>
        <w:t> </w:t>
      </w:r>
      <w:r>
        <w:t> </w:t>
      </w:r>
      <w:r>
        <w:t>&lt;</w:t>
      </w:r>
      <w:proofErr w:type="gramStart"/>
      <w:r>
        <w:t>title</w:t>
      </w:r>
      <w:proofErr w:type="gramEnd"/>
      <w:r>
        <w:t>&gt; Worldwide Apparel Intranet &lt;/title&gt;</w:t>
      </w:r>
    </w:p>
    <w:p w:rsidR="002813C8" w:rsidRDefault="002813C8" w:rsidP="00DB1C70">
      <w:pPr>
        <w:pStyle w:val="Code"/>
      </w:pPr>
      <w:r>
        <w:t> </w:t>
      </w:r>
      <w:r>
        <w:t> </w:t>
      </w:r>
      <w:r>
        <w:t>&lt;</w:t>
      </w:r>
      <w:proofErr w:type="gramStart"/>
      <w:r>
        <w:t>meta</w:t>
      </w:r>
      <w:proofErr w:type="gramEnd"/>
      <w:r>
        <w:t xml:space="preserve"> charset=utf-8&gt;</w:t>
      </w:r>
    </w:p>
    <w:p w:rsidR="002813C8" w:rsidRDefault="002813C8" w:rsidP="00DB1C70">
      <w:pPr>
        <w:pStyle w:val="Code"/>
      </w:pPr>
      <w:r>
        <w:t> </w:t>
      </w:r>
      <w:r>
        <w:t> </w:t>
      </w: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="styles.css" media="all"&gt;</w:t>
      </w:r>
    </w:p>
    <w:p w:rsidR="002813C8" w:rsidRDefault="002813C8" w:rsidP="00DB1C70">
      <w:pPr>
        <w:pStyle w:val="Code"/>
      </w:pPr>
      <w:r>
        <w:t> </w:t>
      </w:r>
      <w:r>
        <w:t> </w:t>
      </w:r>
      <w:r>
        <w:t xml:space="preserve">&lt;script </w:t>
      </w:r>
      <w:proofErr w:type="spellStart"/>
      <w:r>
        <w:t>src</w:t>
      </w:r>
      <w:proofErr w:type="spellEnd"/>
      <w:r>
        <w:t>= "jquery-1.4.2.min.js"&gt;&lt;/script&gt;</w:t>
      </w:r>
    </w:p>
    <w:p w:rsidR="002813C8" w:rsidRDefault="002813C8" w:rsidP="00DB1C70">
      <w:pPr>
        <w:pStyle w:val="Code"/>
      </w:pPr>
      <w:r>
        <w:t>&lt;/head&gt;</w:t>
      </w:r>
    </w:p>
    <w:p w:rsidR="002813C8" w:rsidRDefault="002813C8" w:rsidP="00DB1C70">
      <w:pPr>
        <w:pStyle w:val="Heading3"/>
      </w:pPr>
      <w:r>
        <w:t>Flow content</w:t>
      </w:r>
    </w:p>
    <w:p w:rsidR="002813C8" w:rsidRDefault="002813C8" w:rsidP="00DB1C70">
      <w:r>
        <w:t xml:space="preserve">Flow content represents the elements that are considered the content of a web page. In other words, all the tags used to mark up content are placed in this category; for example, </w:t>
      </w:r>
      <w:r w:rsidRPr="002E4622">
        <w:rPr>
          <w:rStyle w:val="CodeInline"/>
        </w:rPr>
        <w:t>&lt;p&gt;</w:t>
      </w:r>
      <w:r>
        <w:t xml:space="preserve">, </w:t>
      </w:r>
      <w:r w:rsidRPr="002E4622">
        <w:rPr>
          <w:rStyle w:val="CodeInline"/>
        </w:rPr>
        <w:t>&lt;h1&gt;</w:t>
      </w:r>
      <w:r>
        <w:t xml:space="preserve">, </w:t>
      </w:r>
      <w:r w:rsidRPr="002E4622">
        <w:rPr>
          <w:rStyle w:val="CodeInline"/>
          <w:szCs w:val="18"/>
        </w:rPr>
        <w:t>&lt;</w:t>
      </w:r>
      <w:proofErr w:type="spellStart"/>
      <w:r w:rsidRPr="002E4622">
        <w:rPr>
          <w:rStyle w:val="CodeInline"/>
          <w:szCs w:val="18"/>
        </w:rPr>
        <w:t>ol</w:t>
      </w:r>
      <w:proofErr w:type="spellEnd"/>
      <w:r w:rsidRPr="002E4622">
        <w:rPr>
          <w:rStyle w:val="CodeInline"/>
          <w:szCs w:val="18"/>
        </w:rPr>
        <w:t>&gt;</w:t>
      </w:r>
      <w:r>
        <w:t xml:space="preserve">, </w:t>
      </w:r>
      <w:r w:rsidRPr="002E4622">
        <w:rPr>
          <w:rStyle w:val="CodeInline"/>
        </w:rPr>
        <w:t>&lt;table&gt;</w:t>
      </w:r>
      <w:r>
        <w:t xml:space="preserve">, and so on. Flow content is traditionally text or an embedded file, such as an image or video. In HTML5, there are several new elements in this category; for example, </w:t>
      </w:r>
      <w:r w:rsidRPr="002E4622">
        <w:rPr>
          <w:rStyle w:val="CodeInline"/>
        </w:rPr>
        <w:t>&lt;article&gt;, &lt;aside&gt;, &lt;audio&gt;, &lt;canvas&gt;, &lt;</w:t>
      </w:r>
      <w:proofErr w:type="spellStart"/>
      <w:r w:rsidRPr="002E4622">
        <w:rPr>
          <w:rStyle w:val="CodeInline"/>
        </w:rPr>
        <w:t>hgroup</w:t>
      </w:r>
      <w:proofErr w:type="spellEnd"/>
      <w:r w:rsidRPr="002E4622">
        <w:rPr>
          <w:rStyle w:val="CodeInline"/>
        </w:rPr>
        <w:t>&gt;</w:t>
      </w:r>
      <w:r>
        <w:t>, and many more.</w:t>
      </w:r>
    </w:p>
    <w:p w:rsidR="002813C8" w:rsidRPr="00C04222" w:rsidRDefault="002813C8" w:rsidP="00DB1C70">
      <w:pPr>
        <w:pStyle w:val="Code"/>
      </w:pPr>
      <w:r w:rsidRPr="00C04222">
        <w:t xml:space="preserve">&lt;h3&gt; </w:t>
      </w:r>
      <w:proofErr w:type="gramStart"/>
      <w:r w:rsidRPr="00C04222">
        <w:t>This</w:t>
      </w:r>
      <w:proofErr w:type="gramEnd"/>
      <w:r w:rsidRPr="00C04222">
        <w:t xml:space="preserve"> is flow content &lt;/h3&gt;</w:t>
      </w:r>
    </w:p>
    <w:p w:rsidR="002813C8" w:rsidRPr="00C04222" w:rsidRDefault="002813C8" w:rsidP="00DB1C70">
      <w:pPr>
        <w:pStyle w:val="Code"/>
      </w:pPr>
      <w:r w:rsidRPr="00C04222">
        <w:t> </w:t>
      </w:r>
      <w:r w:rsidRPr="00C04222">
        <w:t> </w:t>
      </w:r>
      <w:r w:rsidRPr="00C04222">
        <w:br/>
        <w:t xml:space="preserve">&lt;p&gt; </w:t>
      </w:r>
      <w:proofErr w:type="spellStart"/>
      <w:r w:rsidRPr="00C04222">
        <w:t>Lorem</w:t>
      </w:r>
      <w:proofErr w:type="spellEnd"/>
      <w:r w:rsidRPr="00C04222">
        <w:t xml:space="preserve"> </w:t>
      </w:r>
      <w:proofErr w:type="spellStart"/>
      <w:r w:rsidRPr="00C04222">
        <w:t>ipsum</w:t>
      </w:r>
      <w:proofErr w:type="spellEnd"/>
      <w:r w:rsidRPr="00C04222">
        <w:t xml:space="preserve"> </w:t>
      </w:r>
      <w:proofErr w:type="gramStart"/>
      <w:r w:rsidRPr="00C04222">
        <w:t>dolor sit</w:t>
      </w:r>
      <w:proofErr w:type="gramEnd"/>
      <w:r w:rsidRPr="00C04222">
        <w:t xml:space="preserve"> </w:t>
      </w:r>
      <w:proofErr w:type="spellStart"/>
      <w:r w:rsidRPr="00C04222">
        <w:t>amet</w:t>
      </w:r>
      <w:proofErr w:type="spellEnd"/>
      <w:r w:rsidRPr="00C04222">
        <w:t xml:space="preserve">, </w:t>
      </w:r>
      <w:proofErr w:type="spellStart"/>
      <w:r w:rsidRPr="00C04222">
        <w:t>consectetur</w:t>
      </w:r>
      <w:proofErr w:type="spellEnd"/>
      <w:r w:rsidRPr="00C04222">
        <w:t xml:space="preserve"> </w:t>
      </w:r>
      <w:proofErr w:type="spellStart"/>
      <w:r w:rsidRPr="00C04222">
        <w:t>adipisicing</w:t>
      </w:r>
      <w:proofErr w:type="spellEnd"/>
      <w:r w:rsidRPr="00C04222">
        <w:t xml:space="preserve"> </w:t>
      </w:r>
      <w:proofErr w:type="spellStart"/>
      <w:r w:rsidRPr="00C04222">
        <w:t>elit</w:t>
      </w:r>
      <w:proofErr w:type="spellEnd"/>
      <w:r w:rsidRPr="00C04222">
        <w:t xml:space="preserve">, </w:t>
      </w:r>
      <w:proofErr w:type="spellStart"/>
      <w:r w:rsidRPr="00C04222">
        <w:t>sed</w:t>
      </w:r>
      <w:proofErr w:type="spellEnd"/>
      <w:r w:rsidRPr="00C04222">
        <w:t xml:space="preserve"> do </w:t>
      </w:r>
      <w:proofErr w:type="spellStart"/>
      <w:r w:rsidRPr="00C04222">
        <w:t>eiusmod</w:t>
      </w:r>
      <w:proofErr w:type="spellEnd"/>
      <w:r w:rsidRPr="00C04222">
        <w:t xml:space="preserve"> </w:t>
      </w:r>
      <w:proofErr w:type="spellStart"/>
      <w:r w:rsidRPr="00C04222">
        <w:t>tempor</w:t>
      </w:r>
      <w:proofErr w:type="spellEnd"/>
      <w:r w:rsidRPr="00C04222">
        <w:t xml:space="preserve"> </w:t>
      </w:r>
      <w:proofErr w:type="spellStart"/>
      <w:r w:rsidRPr="00C04222">
        <w:t>incididunt</w:t>
      </w:r>
      <w:proofErr w:type="spellEnd"/>
      <w:r w:rsidRPr="00C04222">
        <w:t xml:space="preserve"> </w:t>
      </w:r>
      <w:proofErr w:type="spellStart"/>
      <w:r w:rsidRPr="00C04222">
        <w:t>ut</w:t>
      </w:r>
      <w:proofErr w:type="spellEnd"/>
      <w:r w:rsidRPr="00C04222">
        <w:t xml:space="preserve"> </w:t>
      </w:r>
      <w:proofErr w:type="spellStart"/>
      <w:r w:rsidRPr="00C04222">
        <w:t>labore</w:t>
      </w:r>
      <w:proofErr w:type="spellEnd"/>
      <w:r w:rsidRPr="00C04222">
        <w:t xml:space="preserve"> et </w:t>
      </w:r>
      <w:proofErr w:type="spellStart"/>
      <w:r w:rsidRPr="00C04222">
        <w:t>dolore</w:t>
      </w:r>
      <w:proofErr w:type="spellEnd"/>
      <w:r w:rsidRPr="00C04222">
        <w:t xml:space="preserve"> magna </w:t>
      </w:r>
      <w:proofErr w:type="spellStart"/>
      <w:r w:rsidRPr="00C04222">
        <w:t>aliqua</w:t>
      </w:r>
      <w:proofErr w:type="spellEnd"/>
      <w:r w:rsidRPr="00C04222">
        <w:t xml:space="preserve">. </w:t>
      </w:r>
      <w:proofErr w:type="spellStart"/>
      <w:proofErr w:type="gramStart"/>
      <w:r w:rsidRPr="00C04222">
        <w:t>Ut</w:t>
      </w:r>
      <w:proofErr w:type="spellEnd"/>
      <w:r w:rsidRPr="00C04222">
        <w:t xml:space="preserve"> </w:t>
      </w:r>
      <w:proofErr w:type="spellStart"/>
      <w:r w:rsidRPr="00C04222">
        <w:t>enim</w:t>
      </w:r>
      <w:proofErr w:type="spellEnd"/>
      <w:r w:rsidRPr="00C04222">
        <w:t xml:space="preserve"> ad minim </w:t>
      </w:r>
      <w:proofErr w:type="spellStart"/>
      <w:r w:rsidRPr="00C04222">
        <w:t>veniam</w:t>
      </w:r>
      <w:proofErr w:type="spellEnd"/>
      <w:r w:rsidRPr="00C04222">
        <w:t xml:space="preserve">, </w:t>
      </w:r>
      <w:proofErr w:type="spellStart"/>
      <w:r w:rsidRPr="00C04222">
        <w:t>quis</w:t>
      </w:r>
      <w:proofErr w:type="spellEnd"/>
      <w:r w:rsidRPr="00C04222">
        <w:t xml:space="preserve"> </w:t>
      </w:r>
      <w:proofErr w:type="spellStart"/>
      <w:r w:rsidRPr="00C04222">
        <w:t>nostrud</w:t>
      </w:r>
      <w:proofErr w:type="spellEnd"/>
      <w:r w:rsidRPr="00C04222">
        <w:t xml:space="preserve"> exercitation </w:t>
      </w:r>
      <w:proofErr w:type="spellStart"/>
      <w:r w:rsidRPr="00C04222">
        <w:t>ullamco</w:t>
      </w:r>
      <w:proofErr w:type="spellEnd"/>
      <w:r w:rsidRPr="00C04222">
        <w:t xml:space="preserve"> </w:t>
      </w:r>
      <w:proofErr w:type="spellStart"/>
      <w:r w:rsidRPr="00C04222">
        <w:t>laboris</w:t>
      </w:r>
      <w:proofErr w:type="spellEnd"/>
      <w:r w:rsidRPr="00C04222">
        <w:t xml:space="preserve"> nisi </w:t>
      </w:r>
      <w:proofErr w:type="spellStart"/>
      <w:r w:rsidRPr="00C04222">
        <w:t>ut</w:t>
      </w:r>
      <w:proofErr w:type="spellEnd"/>
      <w:r w:rsidRPr="00C04222">
        <w:t xml:space="preserve"> </w:t>
      </w:r>
      <w:proofErr w:type="spellStart"/>
      <w:r w:rsidRPr="00C04222">
        <w:t>aliquip</w:t>
      </w:r>
      <w:proofErr w:type="spellEnd"/>
      <w:r w:rsidRPr="00C04222">
        <w:t xml:space="preserve"> ex </w:t>
      </w:r>
      <w:proofErr w:type="spellStart"/>
      <w:r w:rsidRPr="00C04222">
        <w:t>ea</w:t>
      </w:r>
      <w:proofErr w:type="spellEnd"/>
      <w:r w:rsidRPr="00C04222">
        <w:t xml:space="preserve"> </w:t>
      </w:r>
      <w:proofErr w:type="spellStart"/>
      <w:r w:rsidRPr="00C04222">
        <w:t>commodo</w:t>
      </w:r>
      <w:proofErr w:type="spellEnd"/>
      <w:r w:rsidRPr="00C04222">
        <w:t xml:space="preserve"> </w:t>
      </w:r>
      <w:proofErr w:type="spellStart"/>
      <w:r w:rsidRPr="00C04222">
        <w:t>consequat</w:t>
      </w:r>
      <w:proofErr w:type="spellEnd"/>
      <w:r w:rsidRPr="00C04222">
        <w:t>.</w:t>
      </w:r>
      <w:proofErr w:type="gramEnd"/>
      <w:r w:rsidRPr="00C04222">
        <w:t xml:space="preserve"> &lt;/p&gt;</w:t>
      </w:r>
    </w:p>
    <w:p w:rsidR="002813C8" w:rsidRDefault="002813C8" w:rsidP="00DB1C70">
      <w:pPr>
        <w:pStyle w:val="Heading3"/>
      </w:pPr>
      <w:r>
        <w:lastRenderedPageBreak/>
        <w:t>Sectioning content</w:t>
      </w:r>
    </w:p>
    <w:p w:rsidR="002813C8" w:rsidRDefault="002813C8" w:rsidP="00DB1C70">
      <w:r>
        <w:t xml:space="preserve">This category is new to HTML5 and currently includes four elements: </w:t>
      </w:r>
      <w:r w:rsidRPr="002E4622">
        <w:rPr>
          <w:rStyle w:val="CodeInline"/>
        </w:rPr>
        <w:t>&lt;article&gt;, &lt;aside&gt;, &lt;</w:t>
      </w:r>
      <w:proofErr w:type="spellStart"/>
      <w:r w:rsidRPr="002E4622">
        <w:rPr>
          <w:rStyle w:val="CodeInline"/>
        </w:rPr>
        <w:t>nav</w:t>
      </w:r>
      <w:proofErr w:type="spellEnd"/>
      <w:r w:rsidRPr="002E4622">
        <w:rPr>
          <w:rStyle w:val="CodeInline"/>
        </w:rPr>
        <w:t>&gt;, and &lt;section&gt;</w:t>
      </w:r>
      <w:r>
        <w:t>. The W3C explains sectioning content as “</w:t>
      </w:r>
      <w:proofErr w:type="spellStart"/>
      <w:r>
        <w:t>defin</w:t>
      </w:r>
      <w:proofErr w:type="spellEnd"/>
      <w:r>
        <w:t>[</w:t>
      </w:r>
      <w:proofErr w:type="spellStart"/>
      <w:r>
        <w:t>ing</w:t>
      </w:r>
      <w:proofErr w:type="spellEnd"/>
      <w:r>
        <w:t>] the scope of headings and footers.” Sectioning content is a subset of flow content; you will learn more about sectioning later in the lesson.</w:t>
      </w:r>
    </w:p>
    <w:p w:rsidR="00DB1C70" w:rsidRPr="00DB1C70" w:rsidRDefault="00DB1C70" w:rsidP="00DB1C70">
      <w:pPr>
        <w:rPr>
          <w:rStyle w:val="Emphasis"/>
        </w:rPr>
      </w:pPr>
      <w:r w:rsidRPr="00DB1C70">
        <w:rPr>
          <w:rStyle w:val="Emphasis"/>
        </w:rPr>
        <w:t xml:space="preserve">You can find the definitions of sectioning content and the other categories at: </w:t>
      </w:r>
      <w:r w:rsidRPr="00DB1C70">
        <w:rPr>
          <w:rStyle w:val="Emphasis"/>
        </w:rPr>
        <w:br/>
        <w:t>http://developers.whatwg.org/content-models.html#kinds-of-content.</w:t>
      </w:r>
    </w:p>
    <w:p w:rsidR="002813C8" w:rsidRPr="00C04222" w:rsidRDefault="002813C8" w:rsidP="00DB1C70">
      <w:pPr>
        <w:pStyle w:val="Code"/>
      </w:pPr>
      <w:r w:rsidRPr="00C04222">
        <w:t>&lt;</w:t>
      </w:r>
      <w:proofErr w:type="gramStart"/>
      <w:r w:rsidRPr="00C04222">
        <w:t>aside</w:t>
      </w:r>
      <w:proofErr w:type="gramEnd"/>
      <w:r w:rsidRPr="00C04222">
        <w:t>&gt;</w:t>
      </w:r>
    </w:p>
    <w:p w:rsidR="002813C8" w:rsidRPr="00C04222" w:rsidRDefault="002813C8" w:rsidP="00DB1C70">
      <w:pPr>
        <w:pStyle w:val="Code"/>
      </w:pPr>
      <w:r>
        <w:t> </w:t>
      </w:r>
      <w:r>
        <w:t> </w:t>
      </w:r>
      <w:r w:rsidRPr="00C04222">
        <w:t>&lt;h1&gt; Volunteer Opportunities &lt;/h1&gt;</w:t>
      </w:r>
    </w:p>
    <w:p w:rsidR="002813C8" w:rsidRPr="00C04222" w:rsidRDefault="002813C8" w:rsidP="00DB1C70">
      <w:pPr>
        <w:pStyle w:val="Code"/>
      </w:pPr>
      <w:r>
        <w:t> </w:t>
      </w:r>
      <w:r>
        <w:t> </w:t>
      </w:r>
      <w:r w:rsidRPr="00C04222">
        <w:t>&lt;p&gt;</w:t>
      </w:r>
      <w:r>
        <w:t xml:space="preserve"> </w:t>
      </w:r>
      <w:r w:rsidRPr="00C04222">
        <w:t>Sort and inspect home goods and supplies for kids</w:t>
      </w:r>
      <w:proofErr w:type="gramStart"/>
      <w:r w:rsidRPr="00C04222">
        <w:t>.&lt;</w:t>
      </w:r>
      <w:proofErr w:type="gramEnd"/>
      <w:r w:rsidRPr="00C04222">
        <w:t>/p&gt;</w:t>
      </w:r>
    </w:p>
    <w:p w:rsidR="002813C8" w:rsidRPr="00C04222" w:rsidRDefault="002813C8" w:rsidP="00DB1C70">
      <w:pPr>
        <w:pStyle w:val="Code"/>
      </w:pPr>
      <w:r w:rsidRPr="00C04222">
        <w:t>&lt;/aside&gt;</w:t>
      </w:r>
    </w:p>
    <w:p w:rsidR="002813C8" w:rsidRDefault="002813C8" w:rsidP="00DB1C70">
      <w:pPr>
        <w:pStyle w:val="Heading3"/>
      </w:pPr>
      <w:r>
        <w:t>Heading content</w:t>
      </w:r>
    </w:p>
    <w:p w:rsidR="002813C8" w:rsidRDefault="002813C8" w:rsidP="00DB1C70">
      <w:r>
        <w:t xml:space="preserve">Heading content contains all the standard heading elements currently used in HTML 4.0: </w:t>
      </w:r>
      <w:r w:rsidRPr="002E4622">
        <w:rPr>
          <w:rStyle w:val="CodeInline"/>
        </w:rPr>
        <w:t>&lt;h1&gt;, &lt;h2&gt;</w:t>
      </w:r>
      <w:r>
        <w:t xml:space="preserve">, and so on. In addition, HTML5 includes the </w:t>
      </w:r>
      <w:r w:rsidRPr="002E4622">
        <w:rPr>
          <w:rStyle w:val="CodeInline"/>
        </w:rPr>
        <w:t>&lt;</w:t>
      </w:r>
      <w:proofErr w:type="spellStart"/>
      <w:r w:rsidRPr="002E4622">
        <w:rPr>
          <w:rStyle w:val="CodeInline"/>
        </w:rPr>
        <w:t>hgroup</w:t>
      </w:r>
      <w:proofErr w:type="spellEnd"/>
      <w:r w:rsidRPr="002E4622">
        <w:rPr>
          <w:rStyle w:val="CodeInline"/>
        </w:rPr>
        <w:t>&gt;</w:t>
      </w:r>
      <w:r>
        <w:t xml:space="preserve"> element, designed to group two or more headings. Heading content is a subset of flow content.</w:t>
      </w:r>
    </w:p>
    <w:p w:rsidR="002813C8" w:rsidRPr="00C04222" w:rsidRDefault="002813C8" w:rsidP="00DB1C70">
      <w:pPr>
        <w:pStyle w:val="Code"/>
      </w:pPr>
      <w:r w:rsidRPr="00C04222">
        <w:t>&lt;</w:t>
      </w:r>
      <w:proofErr w:type="spellStart"/>
      <w:proofErr w:type="gramStart"/>
      <w:r w:rsidRPr="00C04222">
        <w:t>hgroup</w:t>
      </w:r>
      <w:proofErr w:type="spellEnd"/>
      <w:proofErr w:type="gramEnd"/>
      <w:r w:rsidRPr="00C04222">
        <w:t>&gt;</w:t>
      </w:r>
    </w:p>
    <w:p w:rsidR="002813C8" w:rsidRPr="00C04222" w:rsidRDefault="002813C8" w:rsidP="00DB1C70">
      <w:pPr>
        <w:pStyle w:val="Code"/>
      </w:pPr>
      <w:r>
        <w:t> </w:t>
      </w:r>
      <w:r>
        <w:t> </w:t>
      </w:r>
      <w:r w:rsidRPr="00C04222">
        <w:t>&lt;h2&gt;Top Rated Smoothies&lt;/h2&gt;</w:t>
      </w:r>
    </w:p>
    <w:p w:rsidR="002813C8" w:rsidRPr="00C04222" w:rsidRDefault="002813C8" w:rsidP="00DB1C70">
      <w:pPr>
        <w:pStyle w:val="Code"/>
      </w:pPr>
      <w:r>
        <w:t> </w:t>
      </w:r>
      <w:r>
        <w:t> </w:t>
      </w:r>
      <w:r w:rsidRPr="00C04222">
        <w:t>&lt;h3&gt;The Funky Orange&lt;/h3&gt;</w:t>
      </w:r>
    </w:p>
    <w:p w:rsidR="002813C8" w:rsidRPr="00C04222" w:rsidRDefault="002813C8" w:rsidP="00DB1C70">
      <w:pPr>
        <w:pStyle w:val="Code"/>
      </w:pPr>
      <w:r w:rsidRPr="00C04222">
        <w:t>&lt;/</w:t>
      </w:r>
      <w:proofErr w:type="spellStart"/>
      <w:r w:rsidRPr="00C04222">
        <w:t>hgroup</w:t>
      </w:r>
      <w:proofErr w:type="spellEnd"/>
      <w:r w:rsidRPr="00C04222">
        <w:t>&gt;</w:t>
      </w:r>
    </w:p>
    <w:p w:rsidR="002813C8" w:rsidRDefault="002813C8" w:rsidP="00DB1C70">
      <w:pPr>
        <w:pStyle w:val="Heading3"/>
      </w:pPr>
      <w:r>
        <w:t>Phrasing content</w:t>
      </w:r>
    </w:p>
    <w:p w:rsidR="002813C8" w:rsidRDefault="002813C8" w:rsidP="00DB1C70">
      <w:r>
        <w:t>Phrasing content is the text of the document, which includes elements that mark up the text within a paragraph. Phrasing content is a subset of flow content.</w:t>
      </w:r>
    </w:p>
    <w:p w:rsidR="002813C8" w:rsidRPr="00DB1C70" w:rsidRDefault="002813C8" w:rsidP="00DB1C70">
      <w:pPr>
        <w:pStyle w:val="Code"/>
      </w:pPr>
      <w:r w:rsidRPr="00DB1C70">
        <w:t>&lt;p&gt; The advantage of having &lt;strong&gt; good &lt;/strong&gt; hiking boots becomes &lt;</w:t>
      </w:r>
      <w:proofErr w:type="spellStart"/>
      <w:r w:rsidRPr="00DB1C70">
        <w:t>em</w:t>
      </w:r>
      <w:proofErr w:type="spellEnd"/>
      <w:r w:rsidRPr="00DB1C70">
        <w:t>&gt;extremely&lt;/</w:t>
      </w:r>
      <w:proofErr w:type="spellStart"/>
      <w:r w:rsidRPr="00DB1C70">
        <w:t>em</w:t>
      </w:r>
      <w:proofErr w:type="spellEnd"/>
      <w:r w:rsidRPr="00DB1C70">
        <w:t>&gt; clear after your third day of walking</w:t>
      </w:r>
      <w:proofErr w:type="gramStart"/>
      <w:r w:rsidRPr="00DB1C70">
        <w:t>.&lt;</w:t>
      </w:r>
      <w:proofErr w:type="gramEnd"/>
      <w:r w:rsidRPr="00DB1C70">
        <w:t>/p&gt;</w:t>
      </w:r>
    </w:p>
    <w:p w:rsidR="002813C8" w:rsidRDefault="002813C8" w:rsidP="00DB1C70">
      <w:pPr>
        <w:pStyle w:val="Heading3"/>
      </w:pPr>
      <w:r>
        <w:t>Embedded content</w:t>
      </w:r>
    </w:p>
    <w:p w:rsidR="002813C8" w:rsidRDefault="002813C8" w:rsidP="00DB1C70">
      <w:r>
        <w:t>Embedded content is content that imports another resource into your document page, such as an image or video.</w:t>
      </w:r>
    </w:p>
    <w:p w:rsidR="002813C8" w:rsidRPr="00DB1C70" w:rsidRDefault="002813C8" w:rsidP="00DB1C70">
      <w:pPr>
        <w:pStyle w:val="Code"/>
      </w:pPr>
      <w:r w:rsidRPr="00DB1C70">
        <w:t xml:space="preserve">&lt;audio </w:t>
      </w:r>
      <w:proofErr w:type="spellStart"/>
      <w:r w:rsidRPr="00DB1C70">
        <w:t>src</w:t>
      </w:r>
      <w:proofErr w:type="spellEnd"/>
      <w:r w:rsidRPr="00DB1C70">
        <w:t xml:space="preserve">="high_seas_rip.mp3" controls preload="auto" </w:t>
      </w:r>
      <w:proofErr w:type="spellStart"/>
      <w:r w:rsidRPr="00DB1C70">
        <w:t>autobuffer</w:t>
      </w:r>
      <w:proofErr w:type="spellEnd"/>
      <w:r w:rsidRPr="00DB1C70">
        <w:t>&gt;</w:t>
      </w:r>
      <w:r w:rsidRPr="00DB1C70">
        <w:br/>
        <w:t>&lt;/audio&gt;</w:t>
      </w:r>
    </w:p>
    <w:p w:rsidR="002813C8" w:rsidRDefault="002813C8" w:rsidP="00DB1C70">
      <w:pPr>
        <w:pStyle w:val="Heading3"/>
      </w:pPr>
      <w:r>
        <w:t>Interactive content</w:t>
      </w:r>
    </w:p>
    <w:p w:rsidR="002813C8" w:rsidRDefault="002813C8" w:rsidP="00DB1C70">
      <w:r>
        <w:t xml:space="preserve">One of the most basic elements, the </w:t>
      </w:r>
      <w:r w:rsidRPr="00C04222">
        <w:rPr>
          <w:rFonts w:ascii="Courier" w:hAnsi="Courier" w:cs="CourierNewPSMT"/>
        </w:rPr>
        <w:t>&lt;a&gt;</w:t>
      </w:r>
      <w:r>
        <w:t xml:space="preserve"> tag (used for hyperlinks), is considered an interactive element. Other elements specifically intended for user interaction are also included in this category; for example, the </w:t>
      </w:r>
      <w:r w:rsidRPr="002E4622">
        <w:rPr>
          <w:rStyle w:val="CodeInline"/>
        </w:rPr>
        <w:t>&lt;</w:t>
      </w:r>
      <w:proofErr w:type="spellStart"/>
      <w:r w:rsidRPr="002E4622">
        <w:rPr>
          <w:rStyle w:val="CodeInline"/>
        </w:rPr>
        <w:t>textarea</w:t>
      </w:r>
      <w:proofErr w:type="spellEnd"/>
      <w:r w:rsidRPr="002E4622">
        <w:rPr>
          <w:rStyle w:val="CodeInline"/>
        </w:rPr>
        <w:t>&gt;</w:t>
      </w:r>
      <w:r>
        <w:t xml:space="preserve"> (used in forms) and the </w:t>
      </w:r>
      <w:r w:rsidRPr="002E4622">
        <w:rPr>
          <w:rStyle w:val="CodeInline"/>
        </w:rPr>
        <w:t>&lt;button&gt;</w:t>
      </w:r>
      <w:r>
        <w:t xml:space="preserve"> elements.</w:t>
      </w:r>
    </w:p>
    <w:p w:rsidR="002813C8" w:rsidRPr="00DB1C70" w:rsidRDefault="002813C8" w:rsidP="00DB1C70">
      <w:pPr>
        <w:pStyle w:val="Code"/>
      </w:pPr>
      <w:r w:rsidRPr="00DB1C70">
        <w:t xml:space="preserve">&lt;input type="button" value="Am I interactive?" </w:t>
      </w:r>
      <w:r w:rsidRPr="00DB1C70">
        <w:br/>
      </w:r>
      <w:proofErr w:type="spellStart"/>
      <w:r w:rsidRPr="00DB1C70">
        <w:t>onClick</w:t>
      </w:r>
      <w:proofErr w:type="spellEnd"/>
      <w:r w:rsidRPr="00DB1C70">
        <w:t>=</w:t>
      </w:r>
      <w:proofErr w:type="gramStart"/>
      <w:r w:rsidRPr="00DB1C70">
        <w:t>'alert(</w:t>
      </w:r>
      <w:proofErr w:type="gramEnd"/>
      <w:r w:rsidRPr="00DB1C70">
        <w:t>"Yep  I am interactive")'&gt;</w:t>
      </w:r>
    </w:p>
    <w:p w:rsidR="002813C8" w:rsidRDefault="002813C8" w:rsidP="002813C8">
      <w:pPr>
        <w:pStyle w:val="Code"/>
      </w:pPr>
    </w:p>
    <w:p w:rsidR="002813C8" w:rsidRDefault="002813C8" w:rsidP="00DB1C70">
      <w:pPr>
        <w:pStyle w:val="Quote"/>
      </w:pPr>
      <w:r>
        <w:t>Clicking a button with a JavaScript alert attached.</w:t>
      </w:r>
    </w:p>
    <w:p w:rsidR="002813C8" w:rsidRDefault="002813C8" w:rsidP="00DB1C70">
      <w:r>
        <w:lastRenderedPageBreak/>
        <w:t>In the next exercise, you will learn how to use some of the new HTML5 elements by converting an existing div-based layout to one that uses new sectioning elements and other new tags.</w:t>
      </w:r>
    </w:p>
    <w:p w:rsidR="002813C8" w:rsidRDefault="002813C8" w:rsidP="00DB1C70">
      <w:pPr>
        <w:pStyle w:val="Heading2"/>
      </w:pPr>
      <w:r>
        <w:t>Using the new header element in HTML5</w:t>
      </w:r>
    </w:p>
    <w:p w:rsidR="002813C8" w:rsidRDefault="002813C8" w:rsidP="00DB1C70">
      <w:r>
        <w:t xml:space="preserve">The HTML5 specification expands the current set of elements used today to give the designer and developer more precise semantic markup options. An example is the HTML </w:t>
      </w:r>
      <w:r w:rsidRPr="00C04222">
        <w:rPr>
          <w:rFonts w:ascii="Courier" w:hAnsi="Courier" w:cs="CourierNewPSMT"/>
        </w:rPr>
        <w:t>&lt;div&gt;</w:t>
      </w:r>
      <w:r>
        <w:t xml:space="preserve"> element used to divide a page into sections. The opening </w:t>
      </w:r>
      <w:r w:rsidRPr="004051A1">
        <w:rPr>
          <w:rFonts w:ascii="Courier New" w:hAnsi="Courier New" w:cs="Courier New"/>
          <w:sz w:val="18"/>
          <w:szCs w:val="18"/>
        </w:rPr>
        <w:t>&lt;div&gt;</w:t>
      </w:r>
      <w:r>
        <w:t xml:space="preserve"> tag is often paired with a class or ID attribute, which is then styled in CSS with various properties, such as </w:t>
      </w:r>
      <w:r w:rsidRPr="004051A1">
        <w:rPr>
          <w:rFonts w:ascii="Courier New" w:hAnsi="Courier New" w:cs="Courier New"/>
          <w:sz w:val="18"/>
          <w:szCs w:val="18"/>
        </w:rPr>
        <w:t>width</w:t>
      </w:r>
      <w:r>
        <w:t xml:space="preserve">, </w:t>
      </w:r>
      <w:r w:rsidRPr="004051A1">
        <w:rPr>
          <w:rFonts w:ascii="Courier New" w:hAnsi="Courier New" w:cs="Courier New"/>
          <w:sz w:val="18"/>
          <w:szCs w:val="18"/>
        </w:rPr>
        <w:t>height</w:t>
      </w:r>
      <w:r>
        <w:t xml:space="preserve">, and </w:t>
      </w:r>
      <w:r w:rsidRPr="004051A1">
        <w:rPr>
          <w:rFonts w:ascii="Courier New" w:hAnsi="Courier New" w:cs="Courier New"/>
          <w:sz w:val="18"/>
          <w:szCs w:val="18"/>
        </w:rPr>
        <w:t>background-color</w:t>
      </w:r>
      <w:r>
        <w:t xml:space="preserve">. On its own, the </w:t>
      </w:r>
      <w:r w:rsidRPr="004051A1">
        <w:rPr>
          <w:rFonts w:ascii="Courier New" w:hAnsi="Courier New" w:cs="Courier New"/>
          <w:sz w:val="18"/>
          <w:szCs w:val="18"/>
        </w:rPr>
        <w:t>&lt;div&gt;</w:t>
      </w:r>
      <w:r>
        <w:t xml:space="preserve"> element is meaningless. Designers and developers give it meaning by adding ID and class names, but these names are arbitrary and not meaningful to a web browser. One of the goals of HTML5 is to add new elements that have inherent meaning within the structure of the document.</w:t>
      </w:r>
    </w:p>
    <w:p w:rsidR="002813C8" w:rsidRDefault="002813C8" w:rsidP="00DB1C70">
      <w:r>
        <w:t>In this exercise, you will examine this structure by opening an existing layout that uses the current HTML framework, and then convert it to an HTML5 page.</w:t>
      </w:r>
    </w:p>
    <w:p w:rsidR="002813C8" w:rsidRDefault="002813C8" w:rsidP="00DB1C70">
      <w:pPr>
        <w:pStyle w:val="NumberParagraph"/>
        <w:numPr>
          <w:ilvl w:val="0"/>
          <w:numId w:val="15"/>
        </w:numPr>
      </w:pPr>
      <w:r>
        <w:t>In your text editor, choose File &gt; Open, navigate to the HTML5_04lessons folder, select the base.css file, and choose Open.</w:t>
      </w:r>
    </w:p>
    <w:p w:rsidR="002813C8" w:rsidRDefault="002813C8" w:rsidP="00DB1C70">
      <w:pPr>
        <w:pStyle w:val="NumberParagraph"/>
      </w:pPr>
      <w:r>
        <w:t xml:space="preserve">Located approximately in the first 1/3 of the </w:t>
      </w:r>
      <w:proofErr w:type="spellStart"/>
      <w:r>
        <w:t>stylesheet</w:t>
      </w:r>
      <w:proofErr w:type="spellEnd"/>
      <w:r>
        <w:t xml:space="preserve"> is the following ID rule for the original header:</w:t>
      </w:r>
    </w:p>
    <w:p w:rsidR="002813C8" w:rsidRDefault="002813C8" w:rsidP="00DB1C70">
      <w:pPr>
        <w:pStyle w:val="Code"/>
      </w:pPr>
      <w:r>
        <w:t>#</w:t>
      </w:r>
      <w:proofErr w:type="gramStart"/>
      <w:r>
        <w:t>masthead{</w:t>
      </w:r>
      <w:proofErr w:type="gramEnd"/>
    </w:p>
    <w:p w:rsidR="002813C8" w:rsidRDefault="002813C8" w:rsidP="00DB1C70">
      <w:pPr>
        <w:pStyle w:val="Code"/>
      </w:pPr>
      <w:r>
        <w:t> </w:t>
      </w:r>
      <w:r>
        <w:t> </w:t>
      </w:r>
      <w:proofErr w:type="gramStart"/>
      <w:r>
        <w:t>background-color</w:t>
      </w:r>
      <w:proofErr w:type="gramEnd"/>
      <w:r>
        <w:t>: #FFF;</w:t>
      </w:r>
    </w:p>
    <w:p w:rsidR="002813C8" w:rsidRDefault="002813C8" w:rsidP="00DB1C70">
      <w:pPr>
        <w:pStyle w:val="Code"/>
      </w:pPr>
      <w:r>
        <w:t>}</w:t>
      </w:r>
    </w:p>
    <w:p w:rsidR="002813C8" w:rsidRDefault="002813C8" w:rsidP="00DB1C70">
      <w:pPr>
        <w:pStyle w:val="NumberParagraph"/>
        <w:numPr>
          <w:ilvl w:val="0"/>
          <w:numId w:val="0"/>
        </w:numPr>
        <w:ind w:left="360"/>
      </w:pPr>
      <w:r>
        <w:t>This is a simple rule that defines the style of the ID called masthead. This style is set to the hexadecimal color #FFF or white. Keep the name of this style in mind as you walk through the next few steps.</w:t>
      </w:r>
    </w:p>
    <w:p w:rsidR="002813C8" w:rsidRDefault="002813C8" w:rsidP="00DB1C70">
      <w:pPr>
        <w:pStyle w:val="NumberParagraph"/>
      </w:pPr>
      <w:r>
        <w:t xml:space="preserve">Locate the rule for </w:t>
      </w:r>
      <w:r w:rsidRPr="00C17950">
        <w:rPr>
          <w:rFonts w:ascii="Courier New" w:hAnsi="Courier New" w:cs="Courier New"/>
          <w:sz w:val="18"/>
          <w:szCs w:val="18"/>
        </w:rPr>
        <w:t>#wrap</w:t>
      </w:r>
      <w:r>
        <w:t xml:space="preserve"> and notice this background color is set to orange. However, when you previewed the page in the last exercise there was no orange visible. This is because the white background color of the masthead is over-riding this color. </w:t>
      </w:r>
    </w:p>
    <w:p w:rsidR="002813C8" w:rsidRPr="00726527" w:rsidRDefault="002813C8" w:rsidP="00DB1C70">
      <w:pPr>
        <w:pStyle w:val="NumberParagraph"/>
      </w:pPr>
      <w:r>
        <w:t xml:space="preserve">Continue to scroll downwards through the style sheet and note that all of these following style rules have a white background color as well: </w:t>
      </w:r>
      <w:r w:rsidRPr="00C17950">
        <w:rPr>
          <w:rFonts w:ascii="Courier New" w:hAnsi="Courier New" w:cs="Courier New"/>
          <w:sz w:val="18"/>
          <w:szCs w:val="18"/>
        </w:rPr>
        <w:t>#sidebar</w:t>
      </w:r>
      <w:r>
        <w:t xml:space="preserve">, </w:t>
      </w:r>
      <w:r w:rsidRPr="00C17950">
        <w:rPr>
          <w:rFonts w:ascii="Courier New" w:hAnsi="Courier New" w:cs="Courier New"/>
          <w:sz w:val="18"/>
          <w:szCs w:val="18"/>
        </w:rPr>
        <w:t>#main</w:t>
      </w:r>
      <w:r>
        <w:t xml:space="preserve">, </w:t>
      </w:r>
      <w:r w:rsidRPr="00C17950">
        <w:rPr>
          <w:rFonts w:ascii="Courier New" w:hAnsi="Courier New" w:cs="Courier New"/>
          <w:sz w:val="18"/>
          <w:szCs w:val="18"/>
        </w:rPr>
        <w:t>#</w:t>
      </w:r>
      <w:proofErr w:type="spellStart"/>
      <w:r w:rsidRPr="00C17950">
        <w:rPr>
          <w:rFonts w:ascii="Courier New" w:hAnsi="Courier New" w:cs="Courier New"/>
          <w:sz w:val="18"/>
          <w:szCs w:val="18"/>
        </w:rPr>
        <w:t>innerwrap</w:t>
      </w:r>
      <w:proofErr w:type="spellEnd"/>
      <w:r>
        <w:t xml:space="preserve"> and </w:t>
      </w:r>
      <w:r w:rsidRPr="00C17950">
        <w:rPr>
          <w:rFonts w:ascii="Courier New" w:hAnsi="Courier New" w:cs="Courier New"/>
          <w:sz w:val="18"/>
          <w:szCs w:val="18"/>
        </w:rPr>
        <w:t>#footer</w:t>
      </w:r>
      <w:r>
        <w:t>. The end result is that the orange background color of the wrap div is nowhere to be seen. We are doing this for educational purposes and the reasons will become clear in a few steps as you start adding HTML5 elements.</w:t>
      </w:r>
    </w:p>
    <w:p w:rsidR="002813C8" w:rsidRDefault="002813C8" w:rsidP="00DB1C70">
      <w:pPr>
        <w:pStyle w:val="NumberParagraph"/>
      </w:pPr>
      <w:r>
        <w:t>Switch over to your 04_index_work.html file.</w:t>
      </w:r>
    </w:p>
    <w:p w:rsidR="00C515AC" w:rsidRDefault="00C515AC">
      <w:r>
        <w:br w:type="page"/>
      </w:r>
    </w:p>
    <w:p w:rsidR="002813C8" w:rsidRDefault="002813C8" w:rsidP="00DB1C70">
      <w:pPr>
        <w:pStyle w:val="NumberParagraph"/>
      </w:pPr>
      <w:r>
        <w:lastRenderedPageBreak/>
        <w:t xml:space="preserve">The first step is to replace the existing </w:t>
      </w:r>
      <w:r w:rsidRPr="00C04222">
        <w:rPr>
          <w:rFonts w:ascii="Courier" w:hAnsi="Courier" w:cs="CourierNewPSMT"/>
        </w:rPr>
        <w:t>&lt;div&gt;</w:t>
      </w:r>
      <w:r>
        <w:t xml:space="preserve"> tag used for the header with one of the new HTML5 elements. Within your HTML, locate the following section of code:</w:t>
      </w:r>
    </w:p>
    <w:p w:rsidR="002813C8" w:rsidRPr="00C04222" w:rsidRDefault="002813C8" w:rsidP="00DB1C70">
      <w:pPr>
        <w:pStyle w:val="Code"/>
      </w:pPr>
      <w:r w:rsidRPr="00C04222">
        <w:t>&lt;div id="masthead"&gt;</w:t>
      </w:r>
    </w:p>
    <w:p w:rsidR="002813C8" w:rsidRPr="00C04222" w:rsidRDefault="002813C8" w:rsidP="00DB1C70">
      <w:pPr>
        <w:pStyle w:val="Code"/>
      </w:pPr>
      <w:r>
        <w:t> </w:t>
      </w:r>
      <w:r>
        <w:t> </w:t>
      </w:r>
      <w:r w:rsidRPr="00C04222">
        <w:t>&lt;</w:t>
      </w:r>
      <w:proofErr w:type="spellStart"/>
      <w:r w:rsidRPr="00C04222">
        <w:t>img</w:t>
      </w:r>
      <w:proofErr w:type="spellEnd"/>
      <w:r w:rsidRPr="00C04222">
        <w:t xml:space="preserve"> </w:t>
      </w:r>
      <w:proofErr w:type="spellStart"/>
      <w:r w:rsidRPr="00C04222">
        <w:t>src</w:t>
      </w:r>
      <w:proofErr w:type="spellEnd"/>
      <w:r w:rsidRPr="00C04222">
        <w:t xml:space="preserve">="images/wa_logo.jpg" width="200" </w:t>
      </w:r>
      <w:r w:rsidRPr="00C04222">
        <w:br/>
        <w:t>height="123" alt="Worldwide Apparel logo" /&gt;</w:t>
      </w:r>
    </w:p>
    <w:p w:rsidR="002813C8" w:rsidRPr="00C04222" w:rsidRDefault="002813C8" w:rsidP="00DB1C70">
      <w:pPr>
        <w:pStyle w:val="Code"/>
      </w:pPr>
      <w:r w:rsidRPr="00C04222">
        <w:t>&lt;/div&gt;</w:t>
      </w:r>
    </w:p>
    <w:p w:rsidR="002813C8" w:rsidRDefault="002813C8" w:rsidP="00DB1C70">
      <w:pPr>
        <w:pStyle w:val="NumberParagraph"/>
        <w:numPr>
          <w:ilvl w:val="0"/>
          <w:numId w:val="0"/>
        </w:numPr>
        <w:ind w:left="360"/>
      </w:pPr>
      <w:r>
        <w:t xml:space="preserve">The only content nested inside this </w:t>
      </w:r>
      <w:r w:rsidRPr="00C04222">
        <w:rPr>
          <w:rFonts w:ascii="Courier" w:hAnsi="Courier" w:cs="CourierNewPSMT"/>
        </w:rPr>
        <w:t>div</w:t>
      </w:r>
      <w:r>
        <w:t xml:space="preserve"> element is an image for the site logo.</w:t>
      </w:r>
    </w:p>
    <w:p w:rsidR="002813C8" w:rsidRDefault="002813C8" w:rsidP="00DB1C70">
      <w:pPr>
        <w:pStyle w:val="NumberParagraph"/>
      </w:pPr>
      <w:r>
        <w:t>Delete the opening and closing div tags and replace them with the following:</w:t>
      </w:r>
    </w:p>
    <w:p w:rsidR="002813C8" w:rsidRDefault="002813C8" w:rsidP="00DB1C70">
      <w:pPr>
        <w:pStyle w:val="Code"/>
        <w:rPr>
          <w:rStyle w:val="codeboldRED"/>
          <w:rFonts w:asciiTheme="minorHAnsi" w:eastAsiaTheme="minorHAnsi" w:hAnsiTheme="minorHAnsi" w:cstheme="minorBidi"/>
          <w:sz w:val="22"/>
          <w:szCs w:val="22"/>
        </w:rPr>
      </w:pPr>
      <w:r>
        <w:rPr>
          <w:rStyle w:val="codeboldRED"/>
          <w:bCs/>
        </w:rPr>
        <w:t>&lt;header id="masthead"&gt;</w:t>
      </w:r>
    </w:p>
    <w:p w:rsidR="002813C8" w:rsidRDefault="002813C8" w:rsidP="00DB1C70">
      <w:pPr>
        <w:pStyle w:val="Code"/>
      </w:pPr>
      <w:r>
        <w:t> </w:t>
      </w:r>
      <w:r>
        <w:t> </w:t>
      </w:r>
      <w:r>
        <w:t xml:space="preserve">&lt;h1&gt; </w:t>
      </w:r>
      <w:proofErr w:type="gramStart"/>
      <w:r>
        <w:t>The</w:t>
      </w:r>
      <w:proofErr w:type="gramEnd"/>
      <w:r>
        <w:t xml:space="preserve"> web's #1 resource for smoothie recipes &lt;/h1&gt;</w:t>
      </w:r>
    </w:p>
    <w:p w:rsidR="002813C8" w:rsidRDefault="002813C8" w:rsidP="00DB1C70">
      <w:pPr>
        <w:pStyle w:val="Code"/>
      </w:pPr>
      <w:r>
        <w:t> </w:t>
      </w:r>
      <w:r>
        <w:t> </w:t>
      </w:r>
      <w:r>
        <w:t>&lt;</w:t>
      </w:r>
      <w:proofErr w:type="spellStart"/>
      <w:r>
        <w:t>img</w:t>
      </w:r>
      <w:proofErr w:type="spellEnd"/>
      <w:r>
        <w:t xml:space="preserve"> </w:t>
      </w:r>
      <w:proofErr w:type="spellStart"/>
      <w:r>
        <w:t>src</w:t>
      </w:r>
      <w:proofErr w:type="spellEnd"/>
      <w:r>
        <w:t>="images/smoothieworld_logo.jpg" width="200"</w:t>
      </w:r>
      <w:r>
        <w:br/>
        <w:t>height="150" alt="</w:t>
      </w:r>
      <w:proofErr w:type="spellStart"/>
      <w:r>
        <w:t>smoothieworld_logo</w:t>
      </w:r>
      <w:proofErr w:type="spellEnd"/>
      <w:r>
        <w:t>" /&gt;</w:t>
      </w:r>
    </w:p>
    <w:p w:rsidR="002813C8" w:rsidRDefault="002813C8" w:rsidP="00DB1C70">
      <w:pPr>
        <w:pStyle w:val="Code"/>
      </w:pPr>
      <w:r>
        <w:t>&lt;</w:t>
      </w:r>
      <w:r w:rsidRPr="00C04222">
        <w:t>/</w:t>
      </w:r>
      <w:r>
        <w:rPr>
          <w:rStyle w:val="codeboldRED"/>
          <w:bCs/>
        </w:rPr>
        <w:t>header</w:t>
      </w:r>
      <w:r>
        <w:t>&gt;</w:t>
      </w:r>
    </w:p>
    <w:p w:rsidR="002813C8" w:rsidRDefault="002813C8" w:rsidP="00DB1C70">
      <w:pPr>
        <w:pStyle w:val="NumberParagraph"/>
        <w:numPr>
          <w:ilvl w:val="0"/>
          <w:numId w:val="0"/>
        </w:numPr>
        <w:ind w:left="360"/>
      </w:pPr>
      <w:r>
        <w:t xml:space="preserve">This is a new HTML5 element called </w:t>
      </w:r>
      <w:r w:rsidRPr="00C04222">
        <w:rPr>
          <w:rFonts w:ascii="Courier" w:hAnsi="Courier" w:cs="CourierNewPSMT"/>
        </w:rPr>
        <w:t>&lt;header&gt;.</w:t>
      </w:r>
      <w:r>
        <w:t xml:space="preserve">The W3C specification explains that, “the header element represents a group of introductory or navigational aids.” The specification also indicates that, “A header element is intended to usually contain the section’s heading (an h1–h6 element or an </w:t>
      </w:r>
      <w:proofErr w:type="spellStart"/>
      <w:r>
        <w:t>hgroup</w:t>
      </w:r>
      <w:proofErr w:type="spellEnd"/>
      <w:r>
        <w:t xml:space="preserve"> element), but this is not required. The header element can also be used to wrap a section’s table of contents, a search form, or any relevant logos.”</w:t>
      </w:r>
    </w:p>
    <w:p w:rsidR="002813C8" w:rsidRDefault="002813C8" w:rsidP="00DB1C70">
      <w:pPr>
        <w:pStyle w:val="NumberParagraph"/>
        <w:numPr>
          <w:ilvl w:val="0"/>
          <w:numId w:val="0"/>
        </w:numPr>
        <w:ind w:left="360"/>
      </w:pPr>
      <w:r>
        <w:t xml:space="preserve">In HTML5, you can use the </w:t>
      </w:r>
      <w:r w:rsidRPr="00C04222">
        <w:rPr>
          <w:rFonts w:ascii="Courier" w:hAnsi="Courier" w:cs="CourierNewPSMT"/>
        </w:rPr>
        <w:t>&lt;header&gt;</w:t>
      </w:r>
      <w:r>
        <w:t xml:space="preserve"> element multiple times on a page. Later in this lesson, you will learn more about when and where you could add additional headings.</w:t>
      </w:r>
    </w:p>
    <w:p w:rsidR="00C515AC" w:rsidRPr="004051A1" w:rsidRDefault="002813C8" w:rsidP="004051A1">
      <w:pPr>
        <w:pStyle w:val="NumberParagraph"/>
        <w:numPr>
          <w:ilvl w:val="0"/>
          <w:numId w:val="0"/>
        </w:numPr>
        <w:ind w:left="360"/>
      </w:pPr>
      <w:r>
        <w:t>Since this is the first HTML5 element on your page, you need to consider its compatibility with web browsers not familiar with HTML5 tags. An explanation of this issue and how to resolve it is given in the next paragraphs.</w:t>
      </w:r>
    </w:p>
    <w:p w:rsidR="002813C8" w:rsidRDefault="002813C8" w:rsidP="00DB1C70">
      <w:pPr>
        <w:pStyle w:val="NumberParagraph"/>
        <w:rPr>
          <w:spacing w:val="-1"/>
        </w:rPr>
      </w:pPr>
      <w:r>
        <w:rPr>
          <w:spacing w:val="-1"/>
        </w:rPr>
        <w:t xml:space="preserve">Choose File &gt; Save and preview your page in your current browser. If your browser supports the HTML5 </w:t>
      </w:r>
      <w:r w:rsidRPr="004051A1">
        <w:rPr>
          <w:rFonts w:ascii="Courier New" w:hAnsi="Courier New" w:cs="Courier New"/>
          <w:spacing w:val="-1"/>
          <w:sz w:val="18"/>
          <w:szCs w:val="18"/>
        </w:rPr>
        <w:t>&lt;header&gt;</w:t>
      </w:r>
      <w:r>
        <w:rPr>
          <w:spacing w:val="-1"/>
        </w:rPr>
        <w:t xml:space="preserve"> element, you will see no difference between this page and the page you previewed at the beginning of this lesson. If you use a browser that does </w:t>
      </w:r>
      <w:r>
        <w:rPr>
          <w:rStyle w:val="bold"/>
          <w:bCs w:val="0"/>
          <w:spacing w:val="-1"/>
        </w:rPr>
        <w:t>not</w:t>
      </w:r>
      <w:r>
        <w:rPr>
          <w:spacing w:val="-1"/>
        </w:rPr>
        <w:t xml:space="preserve"> support the </w:t>
      </w:r>
      <w:r w:rsidRPr="00C04222">
        <w:rPr>
          <w:rFonts w:ascii="Courier" w:hAnsi="Courier" w:cs="CourierNewPSMT"/>
          <w:spacing w:val="-1"/>
        </w:rPr>
        <w:t>&lt;</w:t>
      </w:r>
      <w:r w:rsidRPr="004051A1">
        <w:rPr>
          <w:rFonts w:ascii="Courier New" w:hAnsi="Courier New" w:cs="Courier New"/>
          <w:spacing w:val="-1"/>
          <w:sz w:val="18"/>
          <w:szCs w:val="18"/>
        </w:rPr>
        <w:t>header</w:t>
      </w:r>
      <w:r w:rsidRPr="00C04222">
        <w:rPr>
          <w:rFonts w:ascii="Courier" w:hAnsi="Courier" w:cs="CourierNewPSMT"/>
          <w:spacing w:val="-1"/>
        </w:rPr>
        <w:t>&gt;</w:t>
      </w:r>
      <w:r>
        <w:rPr>
          <w:spacing w:val="-1"/>
        </w:rPr>
        <w:t xml:space="preserve"> element, the background color of the header will be orange.</w:t>
      </w:r>
    </w:p>
    <w:p w:rsidR="002813C8" w:rsidRPr="00255243" w:rsidRDefault="00377F28" w:rsidP="002813C8">
      <w:pPr>
        <w:pStyle w:val="imagenumberstep"/>
        <w:rPr>
          <w:color w:val="FF0000"/>
        </w:rPr>
      </w:pPr>
      <w:r w:rsidRPr="00377F28">
        <w:rPr>
          <w:noProof/>
          <w:color w:val="FF0000"/>
        </w:rPr>
        <w:lastRenderedPageBreak/>
        <w:drawing>
          <wp:inline distT="0" distB="0" distL="0" distR="0">
            <wp:extent cx="4321884" cy="3133725"/>
            <wp:effectExtent l="19050" t="0" r="2466" b="0"/>
            <wp:docPr id="13" name="Picture 3" descr="04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4_02"/>
                    <pic:cNvPicPr>
                      <a:picLocks noChangeAspect="1" noChangeArrowheads="1"/>
                    </pic:cNvPicPr>
                  </pic:nvPicPr>
                  <pic:blipFill>
                    <a:blip r:embed="rId13" cstate="print"/>
                    <a:srcRect/>
                    <a:stretch>
                      <a:fillRect/>
                    </a:stretch>
                  </pic:blipFill>
                  <pic:spPr bwMode="auto">
                    <a:xfrm>
                      <a:off x="0" y="0"/>
                      <a:ext cx="4324736" cy="3135793"/>
                    </a:xfrm>
                    <a:prstGeom prst="rect">
                      <a:avLst/>
                    </a:prstGeom>
                    <a:noFill/>
                    <a:ln w="9525">
                      <a:noFill/>
                      <a:miter lim="800000"/>
                      <a:headEnd/>
                      <a:tailEnd/>
                    </a:ln>
                  </pic:spPr>
                </pic:pic>
              </a:graphicData>
            </a:graphic>
          </wp:inline>
        </w:drawing>
      </w:r>
    </w:p>
    <w:p w:rsidR="002813C8" w:rsidRDefault="002813C8" w:rsidP="00DB1C70">
      <w:pPr>
        <w:pStyle w:val="Quote"/>
        <w:ind w:left="360"/>
      </w:pPr>
      <w:r>
        <w:t xml:space="preserve">The page as seen in a browser that supports the HTML5 </w:t>
      </w:r>
      <w:r w:rsidRPr="00DB1C70">
        <w:rPr>
          <w:rStyle w:val="captioncode0"/>
          <w:rFonts w:ascii="Courier" w:hAnsi="Courier" w:cs="CourierNewPSMT"/>
          <w:i w:val="0"/>
          <w:iCs w:val="0"/>
          <w:sz w:val="20"/>
        </w:rPr>
        <w:t>&lt;</w:t>
      </w:r>
      <w:r w:rsidRPr="004051A1">
        <w:rPr>
          <w:rStyle w:val="captioncode0"/>
          <w:rFonts w:cs="Courier New"/>
          <w:i w:val="0"/>
          <w:iCs w:val="0"/>
          <w:szCs w:val="16"/>
        </w:rPr>
        <w:t>header</w:t>
      </w:r>
      <w:r w:rsidRPr="00DB1C70">
        <w:rPr>
          <w:rStyle w:val="captioncode0"/>
          <w:rFonts w:ascii="Courier" w:hAnsi="Courier" w:cs="CourierNewPSMT"/>
          <w:i w:val="0"/>
          <w:iCs w:val="0"/>
          <w:sz w:val="20"/>
        </w:rPr>
        <w:t>&gt;</w:t>
      </w:r>
      <w:r>
        <w:t xml:space="preserve"> element.</w:t>
      </w:r>
    </w:p>
    <w:p w:rsidR="002813C8" w:rsidRDefault="00377F28" w:rsidP="002813C8">
      <w:pPr>
        <w:pStyle w:val="captionnumberstep"/>
      </w:pPr>
      <w:r w:rsidRPr="00377F28">
        <w:rPr>
          <w:noProof/>
        </w:rPr>
        <w:drawing>
          <wp:inline distT="0" distB="0" distL="0" distR="0">
            <wp:extent cx="4371975" cy="3066317"/>
            <wp:effectExtent l="19050" t="0" r="9525" b="0"/>
            <wp:docPr id="14" name="Picture 4" descr="04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_03"/>
                    <pic:cNvPicPr>
                      <a:picLocks noChangeAspect="1" noChangeArrowheads="1"/>
                    </pic:cNvPicPr>
                  </pic:nvPicPr>
                  <pic:blipFill>
                    <a:blip r:embed="rId14" cstate="print"/>
                    <a:srcRect l="2361" r="2790"/>
                    <a:stretch>
                      <a:fillRect/>
                    </a:stretch>
                  </pic:blipFill>
                  <pic:spPr bwMode="auto">
                    <a:xfrm>
                      <a:off x="0" y="0"/>
                      <a:ext cx="4371975" cy="3066317"/>
                    </a:xfrm>
                    <a:prstGeom prst="rect">
                      <a:avLst/>
                    </a:prstGeom>
                    <a:noFill/>
                    <a:ln w="9525">
                      <a:noFill/>
                      <a:miter lim="800000"/>
                      <a:headEnd/>
                      <a:tailEnd/>
                    </a:ln>
                  </pic:spPr>
                </pic:pic>
              </a:graphicData>
            </a:graphic>
          </wp:inline>
        </w:drawing>
      </w:r>
    </w:p>
    <w:p w:rsidR="002813C8" w:rsidRDefault="002813C8" w:rsidP="00DB1C70">
      <w:pPr>
        <w:pStyle w:val="Quote"/>
        <w:ind w:left="360"/>
      </w:pPr>
      <w:r>
        <w:t xml:space="preserve">Browsers that do not support the HTML5 </w:t>
      </w:r>
      <w:r w:rsidRPr="00C212E5">
        <w:rPr>
          <w:rStyle w:val="captioncode"/>
          <w:rFonts w:cs="Courier New"/>
          <w:i w:val="0"/>
          <w:iCs w:val="0"/>
          <w:sz w:val="16"/>
          <w:szCs w:val="16"/>
        </w:rPr>
        <w:t>&lt;header&gt;</w:t>
      </w:r>
      <w:r>
        <w:t xml:space="preserve"> element will not recognize the style associated with it.</w:t>
      </w:r>
    </w:p>
    <w:p w:rsidR="00C515AC" w:rsidRDefault="00C515AC">
      <w:r>
        <w:br w:type="page"/>
      </w:r>
    </w:p>
    <w:p w:rsidR="002813C8" w:rsidRDefault="002813C8" w:rsidP="00DB1C70">
      <w:pPr>
        <w:pStyle w:val="NumberParagraph"/>
        <w:numPr>
          <w:ilvl w:val="0"/>
          <w:numId w:val="0"/>
        </w:numPr>
        <w:ind w:left="360"/>
      </w:pPr>
      <w:r>
        <w:lastRenderedPageBreak/>
        <w:t xml:space="preserve">The difference in background colors occurs because a browser that does not support HTML5 will not render the style of the </w:t>
      </w:r>
      <w:r w:rsidRPr="00C04222">
        <w:rPr>
          <w:rFonts w:ascii="Courier" w:hAnsi="Courier" w:cs="CourierNewPSMT"/>
        </w:rPr>
        <w:t>&lt;header&gt;</w:t>
      </w:r>
      <w:r>
        <w:t xml:space="preserve"> element properly; the orange color seen is due to the background color of the surrounding div. Take note of the site logo, even though it is nested within the </w:t>
      </w:r>
      <w:r w:rsidRPr="00C04222">
        <w:rPr>
          <w:rFonts w:ascii="Courier" w:hAnsi="Courier" w:cs="CourierNewPSMT"/>
        </w:rPr>
        <w:t>&lt;header&gt;</w:t>
      </w:r>
      <w:r>
        <w:t xml:space="preserve"> element, it remains visible because it uses </w:t>
      </w:r>
      <w:r w:rsidRPr="00C04222">
        <w:rPr>
          <w:rFonts w:ascii="Courier" w:hAnsi="Courier" w:cs="CourierNewPSMT"/>
        </w:rPr>
        <w:t>&lt;</w:t>
      </w:r>
      <w:proofErr w:type="spellStart"/>
      <w:r w:rsidRPr="00C04222">
        <w:rPr>
          <w:rFonts w:ascii="Courier" w:hAnsi="Courier" w:cs="CourierNewPSMT"/>
        </w:rPr>
        <w:t>img</w:t>
      </w:r>
      <w:proofErr w:type="spellEnd"/>
      <w:r w:rsidRPr="00C04222">
        <w:rPr>
          <w:rFonts w:ascii="Courier" w:hAnsi="Courier" w:cs="CourierNewPSMT"/>
        </w:rPr>
        <w:t>&gt;</w:t>
      </w:r>
      <w:r>
        <w:t xml:space="preserve"> element which all browsers recognize.</w:t>
      </w:r>
    </w:p>
    <w:p w:rsidR="002813C8" w:rsidRDefault="002813C8" w:rsidP="00DB1C70">
      <w:pPr>
        <w:pStyle w:val="NumberParagraph"/>
        <w:numPr>
          <w:ilvl w:val="0"/>
          <w:numId w:val="0"/>
        </w:numPr>
        <w:ind w:left="360"/>
      </w:pPr>
      <w:r>
        <w:t>This simple example demonstrates the dilemma concerning the new HTML5 elements: How can you use these tags if their styles are not recognized by older browsers? The next section shows two solutions for this problem.</w:t>
      </w:r>
    </w:p>
    <w:tbl>
      <w:tblPr>
        <w:tblW w:w="0" w:type="auto"/>
        <w:tblInd w:w="240" w:type="dxa"/>
        <w:tblLayout w:type="fixed"/>
        <w:tblCellMar>
          <w:left w:w="0" w:type="dxa"/>
          <w:right w:w="0" w:type="dxa"/>
        </w:tblCellMar>
        <w:tblLook w:val="0000" w:firstRow="0" w:lastRow="0" w:firstColumn="0" w:lastColumn="0" w:noHBand="0" w:noVBand="0"/>
      </w:tblPr>
      <w:tblGrid>
        <w:gridCol w:w="9360"/>
      </w:tblGrid>
      <w:tr w:rsidR="002813C8" w:rsidRPr="008D3E7B" w:rsidTr="00A03C88">
        <w:trPr>
          <w:trHeight w:val="60"/>
          <w:tblHeader/>
        </w:trPr>
        <w:tc>
          <w:tcPr>
            <w:tcW w:w="9360" w:type="dxa"/>
            <w:tcBorders>
              <w:top w:val="single" w:sz="6" w:space="0" w:color="auto"/>
              <w:left w:val="single" w:sz="6" w:space="0" w:color="auto"/>
              <w:bottom w:val="single" w:sz="6" w:space="0" w:color="auto"/>
              <w:right w:val="single" w:sz="6" w:space="0" w:color="auto"/>
            </w:tcBorders>
            <w:shd w:val="clear" w:color="auto" w:fill="F05A22"/>
            <w:tcMar>
              <w:top w:w="120" w:type="dxa"/>
              <w:left w:w="240" w:type="dxa"/>
              <w:bottom w:w="120" w:type="dxa"/>
              <w:right w:w="240" w:type="dxa"/>
            </w:tcMar>
          </w:tcPr>
          <w:p w:rsidR="002813C8" w:rsidRPr="008D3E7B" w:rsidRDefault="002813C8" w:rsidP="00F02665">
            <w:pPr>
              <w:pStyle w:val="sidebarheadline"/>
            </w:pPr>
            <w:r w:rsidRPr="008D3E7B">
              <w:t>The WHATWG defines the official use for HTML5 elements</w:t>
            </w:r>
          </w:p>
        </w:tc>
      </w:tr>
      <w:tr w:rsidR="002813C8" w:rsidRPr="008D3E7B">
        <w:trPr>
          <w:trHeight w:val="60"/>
        </w:trPr>
        <w:tc>
          <w:tcPr>
            <w:tcW w:w="936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813C8" w:rsidRPr="008D3E7B" w:rsidRDefault="002813C8" w:rsidP="00F02665">
            <w:pPr>
              <w:pStyle w:val="sidebarparagraph"/>
            </w:pPr>
            <w:r w:rsidRPr="008D3E7B">
              <w:t xml:space="preserve">A group called the WHATWG was formed to define and document the HTML5 specification. HTML5 is still under development, so we recommend using this group’s website as your central resource for learning more about the new HTML5 elements and how to use them. You can find the WHATWG website at </w:t>
            </w:r>
            <w:r w:rsidRPr="008D3E7B">
              <w:rPr>
                <w:rStyle w:val="URL"/>
                <w:iCs/>
              </w:rPr>
              <w:t>http://developers.whatwg.org/</w:t>
            </w:r>
            <w:r w:rsidRPr="008D3E7B">
              <w:t>.</w:t>
            </w:r>
          </w:p>
        </w:tc>
      </w:tr>
    </w:tbl>
    <w:p w:rsidR="002813C8" w:rsidRDefault="002813C8" w:rsidP="002813C8">
      <w:pPr>
        <w:pStyle w:val="sidebarbox"/>
        <w:spacing w:after="0"/>
      </w:pPr>
    </w:p>
    <w:p w:rsidR="002813C8" w:rsidRDefault="002813C8" w:rsidP="00C515AC">
      <w:pPr>
        <w:pStyle w:val="Heading2"/>
      </w:pPr>
      <w:r>
        <w:t>Adding support for HTML5 elements in browsers</w:t>
      </w:r>
    </w:p>
    <w:p w:rsidR="002813C8" w:rsidRDefault="002813C8" w:rsidP="00C515AC">
      <w:r>
        <w:t xml:space="preserve">To recap, when a web browser encounters any unknown element, and this element has associated CSS styles, this creates a problem. To be more specific, many older browsers treat the unknown </w:t>
      </w:r>
      <w:r w:rsidRPr="00C04222">
        <w:rPr>
          <w:rFonts w:ascii="Courier" w:hAnsi="Courier" w:cs="CourierNewPSMT"/>
        </w:rPr>
        <w:t>&lt;header&gt;</w:t>
      </w:r>
      <w:r>
        <w:t xml:space="preserve"> element as an inline (or text-level) element, not as a block element. Inline elements are generally found within a block of text; for example, the </w:t>
      </w:r>
      <w:r w:rsidRPr="00C04222">
        <w:rPr>
          <w:rFonts w:ascii="Courier" w:hAnsi="Courier" w:cs="CourierNewPSMT"/>
        </w:rPr>
        <w:t>&lt;strong&gt;</w:t>
      </w:r>
      <w:r>
        <w:t xml:space="preserve"> element and the </w:t>
      </w:r>
      <w:r w:rsidRPr="00C04222">
        <w:rPr>
          <w:rFonts w:ascii="Courier" w:hAnsi="Courier" w:cs="CourierNewPSMT"/>
        </w:rPr>
        <w:t>&lt;</w:t>
      </w:r>
      <w:proofErr w:type="spellStart"/>
      <w:r w:rsidRPr="00C04222">
        <w:rPr>
          <w:rFonts w:ascii="Courier" w:hAnsi="Courier" w:cs="CourierNewPSMT"/>
        </w:rPr>
        <w:t>em</w:t>
      </w:r>
      <w:proofErr w:type="spellEnd"/>
      <w:r w:rsidRPr="00C04222">
        <w:rPr>
          <w:rFonts w:ascii="Courier" w:hAnsi="Courier" w:cs="CourierNewPSMT"/>
        </w:rPr>
        <w:t>&gt;</w:t>
      </w:r>
      <w:r>
        <w:t xml:space="preserve"> element are inline. Block elements use blocks of space on the page and create new lines when added; for example, the </w:t>
      </w:r>
      <w:r w:rsidRPr="00C04222">
        <w:rPr>
          <w:rFonts w:ascii="Courier" w:hAnsi="Courier" w:cs="CourierNewPSMT"/>
        </w:rPr>
        <w:t>&lt;p&gt;</w:t>
      </w:r>
      <w:r>
        <w:t xml:space="preserve"> element and all the heading elements are block-level. When a browser treats a block element as inline, the result can often be problematic. To resolve this issue, you can add a line of CSS code to force the new HTML5 elements to display as block, not as inline.</w:t>
      </w:r>
    </w:p>
    <w:p w:rsidR="002813C8" w:rsidRDefault="00F02665" w:rsidP="00C515AC">
      <w:pPr>
        <w:pStyle w:val="NumberParagraph"/>
        <w:numPr>
          <w:ilvl w:val="0"/>
          <w:numId w:val="16"/>
        </w:numPr>
      </w:pPr>
      <w:r>
        <w:t>In your text editor, open the reset.css style sheet located in the HTML5_04lessons folder</w:t>
      </w:r>
      <w:proofErr w:type="gramStart"/>
      <w:r>
        <w:t>.</w:t>
      </w:r>
      <w:r w:rsidR="002813C8">
        <w:t>.</w:t>
      </w:r>
      <w:proofErr w:type="gramEnd"/>
      <w:r w:rsidR="002813C8">
        <w:t xml:space="preserve"> At the top of the page (after the first two lines of comment code), add the following block of code:</w:t>
      </w:r>
    </w:p>
    <w:p w:rsidR="002813C8" w:rsidRDefault="002813C8" w:rsidP="00C515AC">
      <w:pPr>
        <w:pStyle w:val="Code"/>
        <w:rPr>
          <w:rStyle w:val="codeboldRED"/>
          <w:rFonts w:asciiTheme="minorHAnsi" w:eastAsiaTheme="minorHAnsi" w:hAnsiTheme="minorHAnsi" w:cstheme="minorBidi"/>
          <w:sz w:val="22"/>
          <w:szCs w:val="22"/>
        </w:rPr>
      </w:pPr>
      <w:proofErr w:type="gramStart"/>
      <w:r>
        <w:rPr>
          <w:rStyle w:val="codeboldRED"/>
          <w:bCs/>
        </w:rPr>
        <w:t>header</w:t>
      </w:r>
      <w:proofErr w:type="gramEnd"/>
      <w:r>
        <w:rPr>
          <w:rStyle w:val="codeboldRED"/>
          <w:bCs/>
        </w:rPr>
        <w:t xml:space="preserve">, section, aside, </w:t>
      </w:r>
      <w:proofErr w:type="spellStart"/>
      <w:r>
        <w:rPr>
          <w:rStyle w:val="codeboldRED"/>
          <w:bCs/>
        </w:rPr>
        <w:t>nav</w:t>
      </w:r>
      <w:proofErr w:type="spellEnd"/>
      <w:r>
        <w:rPr>
          <w:rStyle w:val="codeboldRED"/>
          <w:bCs/>
        </w:rPr>
        <w:t xml:space="preserve">, footer, figure, </w:t>
      </w:r>
      <w:proofErr w:type="spellStart"/>
      <w:r>
        <w:rPr>
          <w:rStyle w:val="codeboldRED"/>
          <w:bCs/>
        </w:rPr>
        <w:t>figcaption</w:t>
      </w:r>
      <w:proofErr w:type="spellEnd"/>
      <w:r>
        <w:rPr>
          <w:rStyle w:val="codeboldRED"/>
          <w:bCs/>
        </w:rPr>
        <w:t xml:space="preserve"> {</w:t>
      </w:r>
    </w:p>
    <w:p w:rsidR="002813C8" w:rsidRDefault="002813C8" w:rsidP="00C515AC">
      <w:pPr>
        <w:pStyle w:val="Code"/>
        <w:rPr>
          <w:rStyle w:val="codeboldRED"/>
        </w:rPr>
      </w:pPr>
      <w:r>
        <w:rPr>
          <w:rStyle w:val="codeboldRED"/>
          <w:bCs/>
        </w:rPr>
        <w:t> </w:t>
      </w:r>
      <w:r>
        <w:rPr>
          <w:rStyle w:val="codeboldRED"/>
          <w:bCs/>
        </w:rPr>
        <w:t> </w:t>
      </w:r>
      <w:proofErr w:type="spellStart"/>
      <w:proofErr w:type="gramStart"/>
      <w:r>
        <w:rPr>
          <w:rStyle w:val="codeboldRED"/>
          <w:bCs/>
        </w:rPr>
        <w:t>display:</w:t>
      </w:r>
      <w:proofErr w:type="gramEnd"/>
      <w:r>
        <w:rPr>
          <w:rStyle w:val="codeboldRED"/>
          <w:bCs/>
        </w:rPr>
        <w:t>block</w:t>
      </w:r>
      <w:proofErr w:type="spellEnd"/>
      <w:r>
        <w:rPr>
          <w:rStyle w:val="codeboldRED"/>
          <w:bCs/>
        </w:rPr>
        <w:t>;</w:t>
      </w:r>
    </w:p>
    <w:p w:rsidR="002813C8" w:rsidRDefault="002813C8" w:rsidP="00C515AC">
      <w:pPr>
        <w:pStyle w:val="Code"/>
        <w:rPr>
          <w:rStyle w:val="codeboldRED"/>
        </w:rPr>
      </w:pPr>
      <w:r>
        <w:rPr>
          <w:rStyle w:val="codeboldRED"/>
          <w:bCs/>
        </w:rPr>
        <w:t>}</w:t>
      </w:r>
    </w:p>
    <w:p w:rsidR="002813C8" w:rsidRDefault="002813C8" w:rsidP="00C515AC">
      <w:pPr>
        <w:pStyle w:val="NumberParagraph"/>
        <w:numPr>
          <w:ilvl w:val="0"/>
          <w:numId w:val="0"/>
        </w:numPr>
        <w:ind w:left="360"/>
      </w:pPr>
      <w:r>
        <w:t>You listed all the selectors you’ll use in this lesson. If needed, you can return to this section and add more new HTML5 selectors. The reason you put these rules within the reset.css document instead of the base.css document is so you can reuse this reset.css file for all of your future HTML5 pages.</w:t>
      </w:r>
    </w:p>
    <w:p w:rsidR="002813C8" w:rsidRDefault="002813C8" w:rsidP="00C515AC">
      <w:pPr>
        <w:pStyle w:val="NumberParagraph"/>
      </w:pPr>
      <w:r>
        <w:t xml:space="preserve">This step is only relevant if you happen to have been using an older browser and were seeing the orange background. Save your CSS file and close it. Preview your page in your browser. If you happen to be using a browser that originally displayed orange in the header area, the background should be white again, demonstrating that the </w:t>
      </w:r>
      <w:r w:rsidRPr="00C04222">
        <w:rPr>
          <w:rFonts w:ascii="Courier" w:hAnsi="Courier" w:cs="CourierNewPSMT"/>
        </w:rPr>
        <w:t>&lt;header&gt;</w:t>
      </w:r>
      <w:r>
        <w:t xml:space="preserve"> style is being rendered properly.</w:t>
      </w:r>
    </w:p>
    <w:p w:rsidR="00C515AC" w:rsidRDefault="00C515AC">
      <w:r>
        <w:br w:type="page"/>
      </w:r>
    </w:p>
    <w:p w:rsidR="002813C8" w:rsidRPr="003908CA" w:rsidRDefault="002813C8" w:rsidP="00C515AC">
      <w:pPr>
        <w:pStyle w:val="NumberParagraph"/>
        <w:rPr>
          <w:rStyle w:val="numberbold"/>
        </w:rPr>
      </w:pPr>
      <w:r>
        <w:lastRenderedPageBreak/>
        <w:t>If your browser is still displaying the orange background as seen in Step 8 of the last exercise, then chances are you are using Internet Explorer 6</w:t>
      </w:r>
      <w:proofErr w:type="gramStart"/>
      <w:r>
        <w:t>,7</w:t>
      </w:r>
      <w:proofErr w:type="gramEnd"/>
      <w:r>
        <w:t xml:space="preserve"> or 8. These browsers require a bit more work to help them display HTML5 elements. The reason for this is because when these browsers encounter an unfamiliar element they ignore it completely, therefore the solution in step 1 does not work. </w:t>
      </w:r>
    </w:p>
    <w:p w:rsidR="002813C8" w:rsidRDefault="002813C8" w:rsidP="00C515AC">
      <w:pPr>
        <w:pStyle w:val="NumberParagraph"/>
        <w:numPr>
          <w:ilvl w:val="0"/>
          <w:numId w:val="0"/>
        </w:numPr>
        <w:ind w:left="360"/>
      </w:pPr>
      <w:r>
        <w:t xml:space="preserve">One solution for adding support of HTML5 tags to Internet Explorer 6, 7 &amp; 8 comes in the form of the </w:t>
      </w:r>
      <w:proofErr w:type="spellStart"/>
      <w:r>
        <w:t>Modernizr</w:t>
      </w:r>
      <w:proofErr w:type="spellEnd"/>
      <w:r>
        <w:t xml:space="preserve"> JavaScript library. The </w:t>
      </w:r>
      <w:proofErr w:type="spellStart"/>
      <w:r>
        <w:t>Modernizr</w:t>
      </w:r>
      <w:proofErr w:type="spellEnd"/>
      <w:r>
        <w:t xml:space="preserve"> library adds support for displaying HTML5 elements in older browsers. The JavaScript within the library is designed to detect features within any browser, and then allows you to target styles as needed. You’ll now add a link to the </w:t>
      </w:r>
      <w:proofErr w:type="spellStart"/>
      <w:r>
        <w:t>Modernizr</w:t>
      </w:r>
      <w:proofErr w:type="spellEnd"/>
      <w:r>
        <w:t xml:space="preserve"> library.</w:t>
      </w:r>
    </w:p>
    <w:p w:rsidR="002813C8" w:rsidRDefault="002813C8" w:rsidP="00C515AC">
      <w:pPr>
        <w:pStyle w:val="NumberParagraph"/>
      </w:pPr>
      <w:r>
        <w:t xml:space="preserve">Switch over to your 04_index_work.html file. In the head section of your HTML, locate the links to your two external </w:t>
      </w:r>
      <w:proofErr w:type="spellStart"/>
      <w:r>
        <w:t>stylesheets</w:t>
      </w:r>
      <w:proofErr w:type="spellEnd"/>
      <w:r>
        <w:t>, and then add the following line:</w:t>
      </w:r>
    </w:p>
    <w:p w:rsidR="00813C3E" w:rsidRPr="000D11A7" w:rsidRDefault="00F02665" w:rsidP="004051A1">
      <w:pPr>
        <w:pStyle w:val="Code"/>
      </w:pPr>
      <w:r w:rsidRPr="000D11A7">
        <w:t xml:space="preserve">&lt;link </w:t>
      </w:r>
      <w:proofErr w:type="spellStart"/>
      <w:r w:rsidRPr="000D11A7">
        <w:t>href</w:t>
      </w:r>
      <w:proofErr w:type="spellEnd"/>
      <w:r w:rsidRPr="000D11A7">
        <w:t xml:space="preserve">="reset.css" </w:t>
      </w:r>
      <w:proofErr w:type="spellStart"/>
      <w:r w:rsidRPr="000D11A7">
        <w:t>rel</w:t>
      </w:r>
      <w:proofErr w:type="spellEnd"/>
      <w:r w:rsidRPr="000D11A7">
        <w:t>="</w:t>
      </w:r>
      <w:proofErr w:type="spellStart"/>
      <w:r w:rsidRPr="000D11A7">
        <w:t>stylesheet</w:t>
      </w:r>
      <w:proofErr w:type="spellEnd"/>
      <w:r w:rsidRPr="000D11A7">
        <w:t>" type="text/</w:t>
      </w:r>
      <w:proofErr w:type="spellStart"/>
      <w:r w:rsidRPr="000D11A7">
        <w:t>css</w:t>
      </w:r>
      <w:proofErr w:type="spellEnd"/>
      <w:r w:rsidRPr="000D11A7">
        <w:t>" /&gt;</w:t>
      </w:r>
    </w:p>
    <w:p w:rsidR="000D11A7" w:rsidRPr="000D11A7" w:rsidRDefault="00F02665" w:rsidP="004051A1">
      <w:pPr>
        <w:pStyle w:val="Code"/>
      </w:pPr>
      <w:r w:rsidRPr="000D11A7">
        <w:t xml:space="preserve">&lt;link </w:t>
      </w:r>
      <w:proofErr w:type="spellStart"/>
      <w:r w:rsidRPr="000D11A7">
        <w:t>href</w:t>
      </w:r>
      <w:proofErr w:type="spellEnd"/>
      <w:r w:rsidRPr="000D11A7">
        <w:t xml:space="preserve">="base.css" </w:t>
      </w:r>
      <w:proofErr w:type="spellStart"/>
      <w:r w:rsidRPr="000D11A7">
        <w:t>rel</w:t>
      </w:r>
      <w:proofErr w:type="spellEnd"/>
      <w:r w:rsidRPr="000D11A7">
        <w:t>="</w:t>
      </w:r>
      <w:proofErr w:type="spellStart"/>
      <w:r w:rsidRPr="000D11A7">
        <w:t>stylesheet</w:t>
      </w:r>
      <w:proofErr w:type="spellEnd"/>
      <w:r w:rsidRPr="000D11A7">
        <w:t>" type="text/</w:t>
      </w:r>
      <w:proofErr w:type="spellStart"/>
      <w:r w:rsidRPr="000D11A7">
        <w:t>css</w:t>
      </w:r>
      <w:proofErr w:type="spellEnd"/>
      <w:r w:rsidRPr="000D11A7">
        <w:t xml:space="preserve">" </w:t>
      </w:r>
      <w:r w:rsidR="000D11A7" w:rsidRPr="000D11A7">
        <w:t>/&gt;</w:t>
      </w:r>
    </w:p>
    <w:p w:rsidR="00813C3E" w:rsidRPr="000D11A7" w:rsidRDefault="002813C8" w:rsidP="004051A1">
      <w:pPr>
        <w:pStyle w:val="Code"/>
        <w:rPr>
          <w:rStyle w:val="codeboldRED"/>
          <w:rFonts w:ascii="Courier" w:hAnsi="Courier"/>
          <w:b w:val="0"/>
        </w:rPr>
      </w:pPr>
      <w:r w:rsidRPr="000D11A7">
        <w:rPr>
          <w:b/>
          <w:color w:val="FF0000"/>
        </w:rPr>
        <w:t xml:space="preserve">&lt;script </w:t>
      </w:r>
      <w:proofErr w:type="spellStart"/>
      <w:r w:rsidRPr="000D11A7">
        <w:rPr>
          <w:b/>
          <w:color w:val="FF0000"/>
        </w:rPr>
        <w:t>src</w:t>
      </w:r>
      <w:proofErr w:type="spellEnd"/>
      <w:r w:rsidRPr="000D11A7">
        <w:rPr>
          <w:b/>
          <w:color w:val="FF0000"/>
        </w:rPr>
        <w:t>="modernizr-2.0.js" type="text/</w:t>
      </w:r>
      <w:proofErr w:type="spellStart"/>
      <w:r w:rsidRPr="000D11A7">
        <w:rPr>
          <w:b/>
          <w:color w:val="FF0000"/>
        </w:rPr>
        <w:t>javascript</w:t>
      </w:r>
      <w:proofErr w:type="spellEnd"/>
      <w:r w:rsidRPr="000D11A7">
        <w:rPr>
          <w:b/>
          <w:color w:val="FF0000"/>
        </w:rPr>
        <w:t>"&gt;&lt;/script&gt;</w:t>
      </w:r>
    </w:p>
    <w:p w:rsidR="002813C8" w:rsidRDefault="002813C8" w:rsidP="00C515AC">
      <w:pPr>
        <w:pStyle w:val="NumberParagraph"/>
        <w:numPr>
          <w:ilvl w:val="0"/>
          <w:numId w:val="0"/>
        </w:numPr>
        <w:ind w:left="360"/>
      </w:pPr>
      <w:r>
        <w:t xml:space="preserve">This file is currently located in your HTML5_04lessons folder. Because </w:t>
      </w:r>
      <w:proofErr w:type="spellStart"/>
      <w:r>
        <w:t>Modernizr</w:t>
      </w:r>
      <w:proofErr w:type="spellEnd"/>
      <w:r>
        <w:t xml:space="preserve"> is an evolving JavaScript library, so you should visit </w:t>
      </w:r>
      <w:r>
        <w:rPr>
          <w:rStyle w:val="URL"/>
          <w:iCs/>
        </w:rPr>
        <w:t>http://www.modernizr.com</w:t>
      </w:r>
      <w:r>
        <w:t xml:space="preserve"> and make certain you have the latest version.</w:t>
      </w:r>
    </w:p>
    <w:p w:rsidR="002813C8" w:rsidRDefault="002813C8" w:rsidP="00C515AC">
      <w:pPr>
        <w:pStyle w:val="NumberParagraph"/>
      </w:pPr>
      <w:r>
        <w:t>Save your file and if you are testing with Internet Explorer 6, 7, or 8 preview the page.</w:t>
      </w:r>
      <w:r w:rsidR="000D11A7">
        <w:t xml:space="preserve"> </w:t>
      </w:r>
      <w:r>
        <w:t>The header section now has its original background color, as intended.</w:t>
      </w:r>
    </w:p>
    <w:p w:rsidR="002813C8" w:rsidRDefault="00377F28" w:rsidP="00C515AC">
      <w:pPr>
        <w:pStyle w:val="image"/>
      </w:pPr>
      <w:r w:rsidRPr="00377F28">
        <w:rPr>
          <w:noProof/>
        </w:rPr>
        <w:drawing>
          <wp:inline distT="0" distB="0" distL="0" distR="0">
            <wp:extent cx="4587638" cy="3326419"/>
            <wp:effectExtent l="19050" t="0" r="3412" b="0"/>
            <wp:docPr id="15" name="Picture 5" descr="04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_04"/>
                    <pic:cNvPicPr>
                      <a:picLocks noChangeAspect="1" noChangeArrowheads="1"/>
                    </pic:cNvPicPr>
                  </pic:nvPicPr>
                  <pic:blipFill>
                    <a:blip r:embed="rId15" cstate="print"/>
                    <a:srcRect/>
                    <a:stretch>
                      <a:fillRect/>
                    </a:stretch>
                  </pic:blipFill>
                  <pic:spPr bwMode="auto">
                    <a:xfrm>
                      <a:off x="0" y="0"/>
                      <a:ext cx="4587638" cy="3326419"/>
                    </a:xfrm>
                    <a:prstGeom prst="rect">
                      <a:avLst/>
                    </a:prstGeom>
                    <a:noFill/>
                    <a:ln w="9525">
                      <a:noFill/>
                      <a:miter lim="800000"/>
                      <a:headEnd/>
                      <a:tailEnd/>
                    </a:ln>
                  </pic:spPr>
                </pic:pic>
              </a:graphicData>
            </a:graphic>
          </wp:inline>
        </w:drawing>
      </w:r>
    </w:p>
    <w:p w:rsidR="002813C8" w:rsidRDefault="002813C8" w:rsidP="00C515AC">
      <w:pPr>
        <w:pStyle w:val="Quote"/>
        <w:ind w:left="360"/>
      </w:pPr>
      <w:r>
        <w:t xml:space="preserve">An older browser, such as Internet Explorer 6, will display the HTML5 </w:t>
      </w:r>
      <w:r w:rsidRPr="00C212E5">
        <w:rPr>
          <w:rStyle w:val="captioncode"/>
          <w:rFonts w:cs="Courier New"/>
          <w:i w:val="0"/>
          <w:iCs w:val="0"/>
          <w:sz w:val="16"/>
          <w:szCs w:val="16"/>
        </w:rPr>
        <w:t>&lt;header&gt;</w:t>
      </w:r>
      <w:r>
        <w:t xml:space="preserve"> element when using the </w:t>
      </w:r>
      <w:proofErr w:type="spellStart"/>
      <w:r>
        <w:t>Modernizr</w:t>
      </w:r>
      <w:proofErr w:type="spellEnd"/>
      <w:r>
        <w:t xml:space="preserve"> JavaScript library.</w:t>
      </w:r>
    </w:p>
    <w:p w:rsidR="00C515AC" w:rsidRDefault="00C515AC">
      <w:r>
        <w:br w:type="page"/>
      </w:r>
    </w:p>
    <w:p w:rsidR="002813C8" w:rsidRDefault="002813C8" w:rsidP="00C515AC">
      <w:pPr>
        <w:pStyle w:val="NumberParagraph"/>
        <w:numPr>
          <w:ilvl w:val="0"/>
          <w:numId w:val="0"/>
        </w:numPr>
        <w:ind w:left="360"/>
      </w:pPr>
      <w:r>
        <w:lastRenderedPageBreak/>
        <w:t xml:space="preserve">This addition means you can continue using the new HTML5 elements now that support for virtually all popular browsers has been added. There are a few issues to consider, though. The </w:t>
      </w:r>
      <w:proofErr w:type="spellStart"/>
      <w:r>
        <w:t>Modernizr</w:t>
      </w:r>
      <w:proofErr w:type="spellEnd"/>
      <w:r>
        <w:t xml:space="preserve"> library is not infallible, because it relies on the user to have JavaScript enabled there may be rare occasions when a user’s web browser does not support JavaScript, or has JavaScript turned off; in such cases, none of the fixes will be visible and the page will be broken. The overwhelming majority of browsers do support JavaScript, however and it is rarely turned off by design.</w:t>
      </w:r>
    </w:p>
    <w:p w:rsidR="002813C8" w:rsidRPr="00C515AC" w:rsidRDefault="002813C8" w:rsidP="00C515AC">
      <w:pPr>
        <w:pStyle w:val="Heading2"/>
      </w:pPr>
      <w:r w:rsidRPr="00C515AC">
        <w:t xml:space="preserve">Adding the HTML5 </w:t>
      </w:r>
      <w:r w:rsidRPr="00706079">
        <w:rPr>
          <w:rStyle w:val="head2code"/>
          <w:rFonts w:cs="Courier New"/>
          <w:b/>
          <w:sz w:val="26"/>
        </w:rPr>
        <w:t>&lt;</w:t>
      </w:r>
      <w:proofErr w:type="spellStart"/>
      <w:r w:rsidRPr="00706079">
        <w:rPr>
          <w:rStyle w:val="head2code"/>
          <w:rFonts w:cs="Courier New"/>
          <w:b/>
          <w:sz w:val="26"/>
        </w:rPr>
        <w:t>nav</w:t>
      </w:r>
      <w:proofErr w:type="spellEnd"/>
      <w:r w:rsidRPr="00706079">
        <w:rPr>
          <w:rStyle w:val="head2code"/>
          <w:rFonts w:cs="Courier New"/>
          <w:b/>
          <w:sz w:val="26"/>
        </w:rPr>
        <w:t>&gt;</w:t>
      </w:r>
      <w:r w:rsidRPr="00C515AC">
        <w:t xml:space="preserve"> elements</w:t>
      </w:r>
    </w:p>
    <w:p w:rsidR="002813C8" w:rsidRDefault="002813C8" w:rsidP="00C515AC">
      <w:r>
        <w:t xml:space="preserve">You’ll now add the new HTML5 sectioning elements to divide your page into logical sections; the new sectioning elements are </w:t>
      </w:r>
      <w:r w:rsidRPr="00C04222">
        <w:rPr>
          <w:rFonts w:ascii="Courier" w:hAnsi="Courier" w:cs="CourierNewPSMT"/>
        </w:rPr>
        <w:t>&lt;section&gt;</w:t>
      </w:r>
      <w:r>
        <w:t xml:space="preserve">, </w:t>
      </w:r>
      <w:r w:rsidRPr="00C04222">
        <w:rPr>
          <w:rFonts w:ascii="Courier" w:hAnsi="Courier" w:cs="CourierNewPSMT"/>
        </w:rPr>
        <w:t>&lt;article&gt;</w:t>
      </w:r>
      <w:r>
        <w:t xml:space="preserve">, </w:t>
      </w:r>
      <w:r w:rsidRPr="00C04222">
        <w:rPr>
          <w:rFonts w:ascii="Courier" w:hAnsi="Courier" w:cs="CourierNewPSMT"/>
        </w:rPr>
        <w:t>&lt;aside&gt;</w:t>
      </w:r>
      <w:r>
        <w:t xml:space="preserve">, and </w:t>
      </w:r>
      <w:r w:rsidRPr="00C04222">
        <w:rPr>
          <w:rFonts w:ascii="Courier" w:hAnsi="Courier" w:cs="CourierNewPSMT"/>
        </w:rPr>
        <w:t>&lt;</w:t>
      </w:r>
      <w:proofErr w:type="spellStart"/>
      <w:r w:rsidRPr="00C04222">
        <w:rPr>
          <w:rFonts w:ascii="Courier" w:hAnsi="Courier" w:cs="CourierNewPSMT"/>
        </w:rPr>
        <w:t>nav</w:t>
      </w:r>
      <w:proofErr w:type="spellEnd"/>
      <w:r w:rsidRPr="00C04222">
        <w:rPr>
          <w:rFonts w:ascii="Courier" w:hAnsi="Courier" w:cs="CourierNewPSMT"/>
        </w:rPr>
        <w:t>&gt;</w:t>
      </w:r>
      <w:r>
        <w:t xml:space="preserve">. You’ll start by adding the </w:t>
      </w:r>
      <w:r w:rsidRPr="00C04222">
        <w:rPr>
          <w:rFonts w:ascii="Courier" w:hAnsi="Courier" w:cs="CourierNewPSMT"/>
        </w:rPr>
        <w:t>&lt;</w:t>
      </w:r>
      <w:proofErr w:type="spellStart"/>
      <w:r w:rsidRPr="00C04222">
        <w:rPr>
          <w:rFonts w:ascii="Courier" w:hAnsi="Courier" w:cs="CourierNewPSMT"/>
        </w:rPr>
        <w:t>nav</w:t>
      </w:r>
      <w:proofErr w:type="spellEnd"/>
      <w:r w:rsidRPr="00C04222">
        <w:rPr>
          <w:rFonts w:ascii="Courier" w:hAnsi="Courier" w:cs="CourierNewPSMT"/>
        </w:rPr>
        <w:t>&gt;</w:t>
      </w:r>
      <w:r>
        <w:t xml:space="preserve"> element, since it’s the most intuitive one.</w:t>
      </w:r>
    </w:p>
    <w:p w:rsidR="002813C8" w:rsidRPr="00C515AC" w:rsidRDefault="002813C8" w:rsidP="00C515AC">
      <w:pPr>
        <w:pStyle w:val="NumberParagraph"/>
        <w:numPr>
          <w:ilvl w:val="0"/>
          <w:numId w:val="17"/>
        </w:numPr>
      </w:pPr>
      <w:r w:rsidRPr="00C515AC">
        <w:t>Locate the following block of code in your HTML:</w:t>
      </w:r>
    </w:p>
    <w:p w:rsidR="002813C8" w:rsidRPr="00C04222" w:rsidRDefault="002813C8" w:rsidP="00C04222">
      <w:pPr>
        <w:pStyle w:val="Code"/>
      </w:pPr>
      <w:r w:rsidRPr="00C04222">
        <w:t>&lt;div id="</w:t>
      </w:r>
      <w:proofErr w:type="spellStart"/>
      <w:r w:rsidRPr="00C04222">
        <w:t>mainnav</w:t>
      </w:r>
      <w:proofErr w:type="spellEnd"/>
      <w:r w:rsidRPr="00C04222">
        <w:t>"&gt;</w:t>
      </w:r>
    </w:p>
    <w:p w:rsidR="002813C8" w:rsidRPr="00C04222" w:rsidRDefault="002813C8" w:rsidP="00C04222">
      <w:pPr>
        <w:pStyle w:val="Code"/>
      </w:pPr>
      <w:r w:rsidRPr="00C04222">
        <w:t> </w:t>
      </w:r>
      <w:r w:rsidRPr="00C04222">
        <w:t> </w:t>
      </w:r>
      <w:r w:rsidRPr="00C04222">
        <w:t>&lt;</w:t>
      </w:r>
      <w:proofErr w:type="spellStart"/>
      <w:proofErr w:type="gramStart"/>
      <w:r w:rsidRPr="00C04222">
        <w:t>ul</w:t>
      </w:r>
      <w:proofErr w:type="spellEnd"/>
      <w:proofErr w:type="gramEnd"/>
      <w:r w:rsidRPr="00C04222">
        <w:t>&gt;</w:t>
      </w:r>
    </w:p>
    <w:p w:rsidR="002813C8" w:rsidRPr="00C04222" w:rsidRDefault="002813C8" w:rsidP="00C04222">
      <w:pPr>
        <w:pStyle w:val="Code"/>
      </w:pPr>
      <w:r w:rsidRPr="00C04222">
        <w:t> </w:t>
      </w:r>
      <w:r w:rsidRPr="00C04222">
        <w:t> </w:t>
      </w:r>
      <w:r w:rsidRPr="00C04222">
        <w:t> </w:t>
      </w:r>
      <w:r w:rsidRPr="00C04222">
        <w:t> </w:t>
      </w:r>
      <w:r w:rsidRPr="00C04222">
        <w:t>&lt;</w:t>
      </w:r>
      <w:proofErr w:type="gramStart"/>
      <w:r w:rsidRPr="00C04222">
        <w:t>li</w:t>
      </w:r>
      <w:proofErr w:type="gramEnd"/>
      <w:r w:rsidRPr="00C04222">
        <w:t xml:space="preserve">&gt;&lt;a </w:t>
      </w:r>
      <w:proofErr w:type="spellStart"/>
      <w:r w:rsidRPr="00C04222">
        <w:t>href</w:t>
      </w:r>
      <w:proofErr w:type="spellEnd"/>
      <w:r w:rsidRPr="00C04222">
        <w:t>="index.html"&gt;Home</w:t>
      </w:r>
      <w:r w:rsidRPr="00C04222">
        <w:br/>
        <w:t>&lt;/a&gt;&lt;/li&gt;</w:t>
      </w:r>
    </w:p>
    <w:p w:rsidR="002813C8" w:rsidRPr="00C04222" w:rsidRDefault="002813C8" w:rsidP="00C04222">
      <w:pPr>
        <w:pStyle w:val="Code"/>
      </w:pPr>
      <w:r w:rsidRPr="00C04222">
        <w:t> </w:t>
      </w:r>
      <w:r w:rsidRPr="00C04222">
        <w:t> </w:t>
      </w:r>
      <w:r w:rsidRPr="00C04222">
        <w:t> </w:t>
      </w:r>
      <w:r w:rsidRPr="00C04222">
        <w:t> </w:t>
      </w:r>
      <w:r w:rsidRPr="00C04222">
        <w:br/>
        <w:t>&lt;</w:t>
      </w:r>
      <w:proofErr w:type="gramStart"/>
      <w:r w:rsidRPr="00C04222">
        <w:t>li</w:t>
      </w:r>
      <w:proofErr w:type="gramEnd"/>
      <w:r w:rsidRPr="00C04222">
        <w:t xml:space="preserve">&gt;&lt;a </w:t>
      </w:r>
      <w:proofErr w:type="spellStart"/>
      <w:r w:rsidRPr="00C04222">
        <w:t>href</w:t>
      </w:r>
      <w:proofErr w:type="spellEnd"/>
      <w:r w:rsidRPr="00C04222">
        <w:t>="ourcompany.html"&gt;Our Company&lt;/a&gt;&lt;/li&gt;</w:t>
      </w:r>
    </w:p>
    <w:p w:rsidR="002813C8" w:rsidRPr="00C04222" w:rsidRDefault="002813C8" w:rsidP="00C04222">
      <w:pPr>
        <w:pStyle w:val="Code"/>
      </w:pPr>
      <w:r w:rsidRPr="00C04222">
        <w:t> </w:t>
      </w:r>
      <w:r w:rsidRPr="00C04222">
        <w:t> </w:t>
      </w:r>
      <w:r w:rsidRPr="00C04222">
        <w:t> </w:t>
      </w:r>
      <w:r w:rsidRPr="00C04222">
        <w:t> </w:t>
      </w:r>
      <w:r w:rsidRPr="00C04222">
        <w:br/>
        <w:t>&lt;</w:t>
      </w:r>
      <w:proofErr w:type="gramStart"/>
      <w:r w:rsidRPr="00C04222">
        <w:t>li</w:t>
      </w:r>
      <w:proofErr w:type="gramEnd"/>
      <w:r w:rsidRPr="00C04222">
        <w:t xml:space="preserve">&gt;&lt;a </w:t>
      </w:r>
      <w:proofErr w:type="spellStart"/>
      <w:r w:rsidRPr="00C04222">
        <w:t>href</w:t>
      </w:r>
      <w:proofErr w:type="spellEnd"/>
      <w:r w:rsidRPr="00C04222">
        <w:t>="policies.html"&gt;Policies and Procedures</w:t>
      </w:r>
      <w:r w:rsidRPr="00C04222">
        <w:br/>
        <w:t>&lt;/a&gt;&lt;/li&gt;</w:t>
      </w:r>
    </w:p>
    <w:p w:rsidR="002813C8" w:rsidRPr="00C04222" w:rsidRDefault="002813C8" w:rsidP="00C04222">
      <w:pPr>
        <w:pStyle w:val="Code"/>
      </w:pPr>
      <w:r w:rsidRPr="00C04222">
        <w:t> </w:t>
      </w:r>
      <w:r w:rsidRPr="00C04222">
        <w:t> </w:t>
      </w:r>
      <w:r w:rsidRPr="00C04222">
        <w:t> </w:t>
      </w:r>
      <w:r w:rsidRPr="00C04222">
        <w:t> </w:t>
      </w:r>
      <w:r w:rsidRPr="00C04222">
        <w:br/>
        <w:t>&lt;</w:t>
      </w:r>
      <w:proofErr w:type="gramStart"/>
      <w:r w:rsidRPr="00C04222">
        <w:t>li</w:t>
      </w:r>
      <w:proofErr w:type="gramEnd"/>
      <w:r w:rsidRPr="00C04222">
        <w:t xml:space="preserve">&gt;&lt;a </w:t>
      </w:r>
      <w:proofErr w:type="spellStart"/>
      <w:r w:rsidRPr="00C04222">
        <w:t>href</w:t>
      </w:r>
      <w:proofErr w:type="spellEnd"/>
      <w:r w:rsidRPr="00C04222">
        <w:t>="doc_repository.html"&gt;Document Repository&lt;/a&gt;&lt;/li&gt;</w:t>
      </w:r>
    </w:p>
    <w:p w:rsidR="002813C8" w:rsidRPr="00C04222" w:rsidRDefault="002813C8" w:rsidP="00C04222">
      <w:pPr>
        <w:pStyle w:val="Code"/>
      </w:pPr>
      <w:r w:rsidRPr="00C04222">
        <w:t> </w:t>
      </w:r>
      <w:r w:rsidRPr="00C04222">
        <w:t> </w:t>
      </w:r>
      <w:r w:rsidRPr="00C04222">
        <w:t> </w:t>
      </w:r>
      <w:r w:rsidRPr="00C04222">
        <w:t> </w:t>
      </w:r>
      <w:r w:rsidRPr="00C04222">
        <w:br/>
        <w:t>&lt;</w:t>
      </w:r>
      <w:proofErr w:type="gramStart"/>
      <w:r w:rsidRPr="00C04222">
        <w:t>li</w:t>
      </w:r>
      <w:proofErr w:type="gramEnd"/>
      <w:r w:rsidRPr="00C04222">
        <w:t xml:space="preserve">&gt;&lt;a </w:t>
      </w:r>
      <w:proofErr w:type="spellStart"/>
      <w:r w:rsidRPr="00C04222">
        <w:t>href</w:t>
      </w:r>
      <w:proofErr w:type="spellEnd"/>
      <w:r w:rsidRPr="00C04222">
        <w:t>="forum.html"&gt;News &amp; Events&lt;/a&gt;&lt;/li&gt;</w:t>
      </w:r>
    </w:p>
    <w:p w:rsidR="002813C8" w:rsidRPr="00C04222" w:rsidRDefault="002813C8" w:rsidP="00C04222">
      <w:pPr>
        <w:pStyle w:val="Code"/>
      </w:pPr>
      <w:r w:rsidRPr="00C04222">
        <w:t> </w:t>
      </w:r>
      <w:r w:rsidRPr="00C04222">
        <w:t> </w:t>
      </w:r>
      <w:r w:rsidRPr="00C04222">
        <w:t>&lt;/</w:t>
      </w:r>
      <w:proofErr w:type="spellStart"/>
      <w:r w:rsidRPr="00C04222">
        <w:t>ul</w:t>
      </w:r>
      <w:proofErr w:type="spellEnd"/>
      <w:r w:rsidRPr="00C04222">
        <w:t>&gt;</w:t>
      </w:r>
    </w:p>
    <w:p w:rsidR="002813C8" w:rsidRPr="00C04222" w:rsidRDefault="002813C8" w:rsidP="00C04222">
      <w:pPr>
        <w:pStyle w:val="Code"/>
      </w:pPr>
      <w:r w:rsidRPr="00C04222">
        <w:t>&lt;/div&gt;</w:t>
      </w:r>
    </w:p>
    <w:p w:rsidR="002813C8" w:rsidRPr="00C515AC" w:rsidRDefault="002813C8" w:rsidP="00C515AC">
      <w:pPr>
        <w:pStyle w:val="NumberParagraph"/>
        <w:numPr>
          <w:ilvl w:val="0"/>
          <w:numId w:val="0"/>
        </w:numPr>
        <w:ind w:left="360"/>
      </w:pPr>
      <w:r w:rsidRPr="00C515AC">
        <w:t xml:space="preserve">This code uses a common list-based CSS navigation technique. The list in this code is unordered and nested within the div called </w:t>
      </w:r>
      <w:proofErr w:type="spellStart"/>
      <w:r w:rsidRPr="00C515AC">
        <w:t>mainnav</w:t>
      </w:r>
      <w:proofErr w:type="spellEnd"/>
      <w:r w:rsidRPr="00C515AC">
        <w:t>. The new HTML5 &lt;</w:t>
      </w:r>
      <w:proofErr w:type="spellStart"/>
      <w:r w:rsidRPr="00C515AC">
        <w:t>nav</w:t>
      </w:r>
      <w:proofErr w:type="spellEnd"/>
      <w:r w:rsidRPr="00C515AC">
        <w:t>&gt; element can replace the original div and ID.</w:t>
      </w:r>
    </w:p>
    <w:p w:rsidR="00146A7C" w:rsidRDefault="00146A7C" w:rsidP="00C515AC">
      <w:pPr>
        <w:pStyle w:val="NumberParagraph"/>
      </w:pPr>
      <w:r>
        <w:t>Replace the &lt;div&gt; tags with the following code</w:t>
      </w:r>
      <w:r w:rsidR="00813C3E">
        <w:t>:</w:t>
      </w:r>
      <w:r w:rsidRPr="00C515AC">
        <w:t xml:space="preserve"> </w:t>
      </w:r>
    </w:p>
    <w:p w:rsidR="00813C3E" w:rsidRPr="00813C3E" w:rsidRDefault="002813C8">
      <w:pPr>
        <w:pStyle w:val="NumberParagraph"/>
        <w:numPr>
          <w:ilvl w:val="0"/>
          <w:numId w:val="0"/>
        </w:numPr>
        <w:ind w:left="360"/>
        <w:rPr>
          <w:rStyle w:val="codeboldRED"/>
          <w:rFonts w:ascii="Courier" w:hAnsi="Courier"/>
          <w:sz w:val="18"/>
          <w:szCs w:val="18"/>
        </w:rPr>
      </w:pPr>
      <w:r w:rsidRPr="00813C3E">
        <w:rPr>
          <w:rStyle w:val="codeboldRED"/>
          <w:rFonts w:ascii="Courier" w:hAnsi="Courier"/>
          <w:b w:val="0"/>
          <w:color w:val="000000"/>
          <w:sz w:val="18"/>
          <w:szCs w:val="18"/>
        </w:rPr>
        <w:t>&lt;</w:t>
      </w:r>
      <w:proofErr w:type="spellStart"/>
      <w:proofErr w:type="gramStart"/>
      <w:r w:rsidRPr="00813C3E">
        <w:rPr>
          <w:rStyle w:val="codeboldRED"/>
          <w:rFonts w:ascii="Courier" w:hAnsi="Courier"/>
          <w:b w:val="0"/>
          <w:color w:val="000000"/>
          <w:sz w:val="18"/>
          <w:szCs w:val="18"/>
        </w:rPr>
        <w:t>nav</w:t>
      </w:r>
      <w:proofErr w:type="spellEnd"/>
      <w:proofErr w:type="gramEnd"/>
      <w:r w:rsidRPr="00813C3E">
        <w:rPr>
          <w:rStyle w:val="codeboldRED"/>
          <w:rFonts w:ascii="Courier" w:hAnsi="Courier"/>
          <w:b w:val="0"/>
          <w:color w:val="000000"/>
          <w:sz w:val="18"/>
          <w:szCs w:val="18"/>
        </w:rPr>
        <w:t>&gt;</w:t>
      </w:r>
    </w:p>
    <w:p w:rsidR="002813C8" w:rsidRPr="00C515AC" w:rsidRDefault="002813C8" w:rsidP="00C515AC">
      <w:pPr>
        <w:pStyle w:val="Code"/>
      </w:pPr>
      <w:r w:rsidRPr="00813C3E">
        <w:t> </w:t>
      </w:r>
      <w:r w:rsidRPr="00813C3E">
        <w:t> </w:t>
      </w:r>
      <w:r w:rsidRPr="00813C3E">
        <w:t>&lt;</w:t>
      </w:r>
      <w:proofErr w:type="spellStart"/>
      <w:proofErr w:type="gramStart"/>
      <w:r w:rsidRPr="00813C3E">
        <w:t>ul</w:t>
      </w:r>
      <w:proofErr w:type="spellEnd"/>
      <w:proofErr w:type="gramEnd"/>
      <w:r w:rsidRPr="00C515AC">
        <w:t>&gt;</w:t>
      </w:r>
    </w:p>
    <w:p w:rsidR="002813C8" w:rsidRPr="00C515AC" w:rsidRDefault="002813C8" w:rsidP="00C515AC">
      <w:pPr>
        <w:pStyle w:val="Code"/>
      </w:pPr>
      <w:r w:rsidRPr="00C515AC">
        <w:t> </w:t>
      </w:r>
      <w:r w:rsidRPr="00C515AC">
        <w:t> </w:t>
      </w:r>
      <w:r w:rsidR="00C515AC">
        <w:t xml:space="preserve"> </w:t>
      </w:r>
      <w:r w:rsidRPr="00C515AC">
        <w:t>&lt;</w:t>
      </w:r>
      <w:proofErr w:type="gramStart"/>
      <w:r w:rsidRPr="00C515AC">
        <w:t>li</w:t>
      </w:r>
      <w:proofErr w:type="gramEnd"/>
      <w:r w:rsidRPr="00C515AC">
        <w:t xml:space="preserve">&gt;&lt;a </w:t>
      </w:r>
      <w:proofErr w:type="spellStart"/>
      <w:r w:rsidRPr="00C515AC">
        <w:t>href</w:t>
      </w:r>
      <w:proofErr w:type="spellEnd"/>
      <w:r w:rsidRPr="00C515AC">
        <w:t>="index.html"&gt;Home</w:t>
      </w:r>
      <w:r w:rsidRPr="00C515AC">
        <w:br/>
        <w:t>&lt;/a&gt;&lt;/li&gt;</w:t>
      </w:r>
    </w:p>
    <w:p w:rsidR="002813C8" w:rsidRPr="00C515AC" w:rsidRDefault="002813C8" w:rsidP="00C515AC">
      <w:pPr>
        <w:pStyle w:val="Code"/>
      </w:pPr>
      <w:r w:rsidRPr="00C515AC">
        <w:t> </w:t>
      </w:r>
      <w:r w:rsidRPr="00C515AC">
        <w:t> </w:t>
      </w:r>
      <w:r w:rsidRPr="00C515AC">
        <w:t> </w:t>
      </w:r>
      <w:r w:rsidRPr="00C515AC">
        <w:t> </w:t>
      </w:r>
      <w:r w:rsidRPr="00C515AC">
        <w:br/>
        <w:t>&lt;</w:t>
      </w:r>
      <w:proofErr w:type="gramStart"/>
      <w:r w:rsidRPr="00C515AC">
        <w:t>li</w:t>
      </w:r>
      <w:proofErr w:type="gramEnd"/>
      <w:r w:rsidRPr="00C515AC">
        <w:t xml:space="preserve">&gt;&lt;a </w:t>
      </w:r>
      <w:proofErr w:type="spellStart"/>
      <w:r w:rsidRPr="00146A7C">
        <w:t>href</w:t>
      </w:r>
      <w:proofErr w:type="spellEnd"/>
      <w:r w:rsidRPr="00146A7C">
        <w:t>=</w:t>
      </w:r>
      <w:r w:rsidR="008B538F" w:rsidRPr="008B538F">
        <w:rPr>
          <w:rFonts w:asciiTheme="minorHAnsi" w:eastAsiaTheme="minorHAnsi" w:hAnsiTheme="minorHAnsi" w:cstheme="minorBidi"/>
          <w:sz w:val="22"/>
          <w:szCs w:val="22"/>
        </w:rPr>
        <w:t>"</w:t>
      </w:r>
      <w:r w:rsidRPr="00C515AC">
        <w:t>ourcompany.html"&gt;Our Company&lt;/a&gt;&lt;/li&gt;</w:t>
      </w:r>
    </w:p>
    <w:p w:rsidR="002813C8" w:rsidRPr="00C515AC" w:rsidRDefault="002813C8" w:rsidP="00C515AC">
      <w:pPr>
        <w:pStyle w:val="Code"/>
      </w:pPr>
      <w:r w:rsidRPr="00C515AC">
        <w:t> </w:t>
      </w:r>
      <w:r w:rsidRPr="00C515AC">
        <w:t> </w:t>
      </w:r>
      <w:r w:rsidRPr="00C515AC">
        <w:t> </w:t>
      </w:r>
      <w:r w:rsidRPr="00C515AC">
        <w:t> </w:t>
      </w:r>
      <w:r w:rsidRPr="00C515AC">
        <w:br/>
        <w:t>&lt;</w:t>
      </w:r>
      <w:proofErr w:type="gramStart"/>
      <w:r w:rsidRPr="00C515AC">
        <w:t>li</w:t>
      </w:r>
      <w:proofErr w:type="gramEnd"/>
      <w:r w:rsidRPr="00C515AC">
        <w:t xml:space="preserve">&gt;&lt;a </w:t>
      </w:r>
      <w:proofErr w:type="spellStart"/>
      <w:r w:rsidRPr="00C515AC">
        <w:t>href</w:t>
      </w:r>
      <w:proofErr w:type="spellEnd"/>
      <w:r w:rsidRPr="00C515AC">
        <w:t>="policies.html"&gt;Policies and Procedures</w:t>
      </w:r>
      <w:r w:rsidRPr="00C515AC">
        <w:br/>
        <w:t>&lt;/a&gt;&lt;/li&gt;</w:t>
      </w:r>
    </w:p>
    <w:p w:rsidR="002813C8" w:rsidRPr="00C515AC" w:rsidRDefault="002813C8" w:rsidP="00C515AC">
      <w:pPr>
        <w:pStyle w:val="Code"/>
      </w:pPr>
      <w:r w:rsidRPr="00C515AC">
        <w:t> </w:t>
      </w:r>
      <w:r w:rsidRPr="00C515AC">
        <w:t> </w:t>
      </w:r>
      <w:r w:rsidRPr="00C515AC">
        <w:t> </w:t>
      </w:r>
      <w:r w:rsidRPr="00C515AC">
        <w:t> </w:t>
      </w:r>
      <w:r w:rsidRPr="00C515AC">
        <w:br/>
        <w:t>&lt;</w:t>
      </w:r>
      <w:proofErr w:type="gramStart"/>
      <w:r w:rsidRPr="00C515AC">
        <w:t>li</w:t>
      </w:r>
      <w:proofErr w:type="gramEnd"/>
      <w:r w:rsidRPr="00C515AC">
        <w:t xml:space="preserve">&gt;&lt;a </w:t>
      </w:r>
      <w:proofErr w:type="spellStart"/>
      <w:r w:rsidRPr="00C515AC">
        <w:t>href</w:t>
      </w:r>
      <w:proofErr w:type="spellEnd"/>
      <w:r w:rsidRPr="00C515AC">
        <w:t>="doc_repository.html"&gt;Document Repository&lt;/a&gt;&lt;/li&gt;</w:t>
      </w:r>
    </w:p>
    <w:p w:rsidR="002813C8" w:rsidRPr="00C515AC" w:rsidRDefault="002813C8" w:rsidP="00C515AC">
      <w:pPr>
        <w:pStyle w:val="Code"/>
      </w:pPr>
      <w:r w:rsidRPr="00C515AC">
        <w:t> </w:t>
      </w:r>
      <w:r w:rsidRPr="00C515AC">
        <w:t> </w:t>
      </w:r>
      <w:r w:rsidRPr="00C515AC">
        <w:t> </w:t>
      </w:r>
      <w:r w:rsidRPr="00C515AC">
        <w:t> </w:t>
      </w:r>
      <w:r w:rsidRPr="00C515AC">
        <w:br/>
        <w:t>&lt;</w:t>
      </w:r>
      <w:proofErr w:type="gramStart"/>
      <w:r w:rsidRPr="00C515AC">
        <w:t>li</w:t>
      </w:r>
      <w:proofErr w:type="gramEnd"/>
      <w:r w:rsidRPr="00C515AC">
        <w:t xml:space="preserve">&gt;&lt;a </w:t>
      </w:r>
      <w:proofErr w:type="spellStart"/>
      <w:r w:rsidRPr="00C515AC">
        <w:t>href</w:t>
      </w:r>
      <w:proofErr w:type="spellEnd"/>
      <w:r w:rsidRPr="00C515AC">
        <w:t>="forum.html"&gt;News &amp; Events&lt;/a&gt;&lt;/li&gt;</w:t>
      </w:r>
    </w:p>
    <w:p w:rsidR="002813C8" w:rsidRPr="00C515AC" w:rsidRDefault="002813C8" w:rsidP="00C515AC">
      <w:pPr>
        <w:pStyle w:val="Code"/>
        <w:rPr>
          <w:rStyle w:val="codeboldRED"/>
        </w:rPr>
      </w:pPr>
      <w:r w:rsidRPr="00C515AC">
        <w:rPr>
          <w:rStyle w:val="codeboldRED"/>
          <w:b w:val="0"/>
          <w:color w:val="000000"/>
        </w:rPr>
        <w:t>&lt;/</w:t>
      </w:r>
      <w:proofErr w:type="spellStart"/>
      <w:r w:rsidRPr="00C515AC">
        <w:rPr>
          <w:rStyle w:val="codeboldRED"/>
          <w:b w:val="0"/>
          <w:color w:val="000000"/>
        </w:rPr>
        <w:t>nav</w:t>
      </w:r>
      <w:proofErr w:type="spellEnd"/>
      <w:r w:rsidRPr="00C515AC">
        <w:rPr>
          <w:rStyle w:val="codeboldRED"/>
          <w:b w:val="0"/>
          <w:color w:val="000000"/>
        </w:rPr>
        <w:t>&gt;</w:t>
      </w:r>
    </w:p>
    <w:p w:rsidR="002813C8" w:rsidRPr="00C515AC" w:rsidRDefault="002813C8" w:rsidP="00C515AC">
      <w:pPr>
        <w:pStyle w:val="NumberParagraph"/>
      </w:pPr>
      <w:r w:rsidRPr="00C515AC">
        <w:lastRenderedPageBreak/>
        <w:t xml:space="preserve">You must now update the CSS selector used in your </w:t>
      </w:r>
      <w:proofErr w:type="spellStart"/>
      <w:r w:rsidRPr="00C515AC">
        <w:t>stylesheet</w:t>
      </w:r>
      <w:proofErr w:type="spellEnd"/>
      <w:r w:rsidRPr="00C515AC">
        <w:t xml:space="preserve">. In your text editor, open your base.css </w:t>
      </w:r>
      <w:proofErr w:type="spellStart"/>
      <w:r w:rsidRPr="00C515AC">
        <w:t>stylesheet</w:t>
      </w:r>
      <w:proofErr w:type="spellEnd"/>
      <w:r w:rsidRPr="00C515AC">
        <w:t xml:space="preserve"> and locate the following code:</w:t>
      </w:r>
    </w:p>
    <w:p w:rsidR="002813C8" w:rsidRPr="00C515AC" w:rsidRDefault="002813C8" w:rsidP="00C515AC">
      <w:pPr>
        <w:pStyle w:val="Code"/>
      </w:pPr>
      <w:r w:rsidRPr="00C515AC">
        <w:t>#</w:t>
      </w:r>
      <w:proofErr w:type="spellStart"/>
      <w:r w:rsidRPr="00C515AC">
        <w:t>mainnav</w:t>
      </w:r>
      <w:proofErr w:type="spellEnd"/>
      <w:r w:rsidRPr="00C515AC">
        <w:t xml:space="preserve"> {</w:t>
      </w:r>
    </w:p>
    <w:p w:rsidR="002813C8" w:rsidRPr="00C515AC" w:rsidRDefault="002813C8" w:rsidP="00C515AC">
      <w:pPr>
        <w:pStyle w:val="Code"/>
      </w:pPr>
      <w:r w:rsidRPr="00C515AC">
        <w:t> </w:t>
      </w:r>
      <w:r w:rsidRPr="00C515AC">
        <w:t> </w:t>
      </w:r>
      <w:proofErr w:type="gramStart"/>
      <w:r w:rsidRPr="00C515AC">
        <w:t>background-color</w:t>
      </w:r>
      <w:proofErr w:type="gramEnd"/>
      <w:r w:rsidRPr="00C515AC">
        <w:t>:#666;</w:t>
      </w:r>
    </w:p>
    <w:p w:rsidR="002813C8" w:rsidRPr="00C515AC" w:rsidRDefault="002813C8" w:rsidP="00C515AC">
      <w:pPr>
        <w:pStyle w:val="Code"/>
      </w:pPr>
      <w:r w:rsidRPr="00C515AC">
        <w:t> </w:t>
      </w:r>
      <w:r w:rsidRPr="00C515AC">
        <w:t> </w:t>
      </w:r>
      <w:proofErr w:type="gramStart"/>
      <w:r w:rsidRPr="00C515AC">
        <w:t>height:</w:t>
      </w:r>
      <w:proofErr w:type="gramEnd"/>
      <w:r w:rsidRPr="00C515AC">
        <w:t>40px;</w:t>
      </w:r>
    </w:p>
    <w:p w:rsidR="002813C8" w:rsidRPr="00C515AC" w:rsidRDefault="002813C8" w:rsidP="00C515AC">
      <w:pPr>
        <w:pStyle w:val="Code"/>
      </w:pPr>
      <w:r w:rsidRPr="00C515AC">
        <w:t>}</w:t>
      </w:r>
    </w:p>
    <w:p w:rsidR="002813C8" w:rsidRPr="00C515AC" w:rsidRDefault="002813C8" w:rsidP="00C515AC">
      <w:pPr>
        <w:pStyle w:val="NumberParagraph"/>
        <w:numPr>
          <w:ilvl w:val="0"/>
          <w:numId w:val="0"/>
        </w:numPr>
        <w:ind w:left="360"/>
      </w:pPr>
      <w:r w:rsidRPr="00C515AC">
        <w:t>Remove the ID selector #</w:t>
      </w:r>
      <w:proofErr w:type="spellStart"/>
      <w:r w:rsidRPr="00C515AC">
        <w:t>mainnav</w:t>
      </w:r>
      <w:proofErr w:type="spellEnd"/>
      <w:r w:rsidRPr="00C515AC">
        <w:t xml:space="preserve"> and replace it with the </w:t>
      </w:r>
      <w:proofErr w:type="spellStart"/>
      <w:r w:rsidRPr="00C515AC">
        <w:t>nav</w:t>
      </w:r>
      <w:proofErr w:type="spellEnd"/>
      <w:r w:rsidRPr="00C515AC">
        <w:t xml:space="preserve"> selector, as instructed below.</w:t>
      </w:r>
    </w:p>
    <w:p w:rsidR="002813C8" w:rsidRPr="00C515AC" w:rsidRDefault="002813C8" w:rsidP="00C515AC">
      <w:pPr>
        <w:pStyle w:val="NumberParagraph"/>
      </w:pPr>
      <w:r w:rsidRPr="00C515AC">
        <w:t>Make the following change to your code:</w:t>
      </w:r>
    </w:p>
    <w:p w:rsidR="002813C8" w:rsidRPr="00C515AC" w:rsidRDefault="002813C8" w:rsidP="00C515AC">
      <w:pPr>
        <w:pStyle w:val="Code"/>
      </w:pPr>
      <w:proofErr w:type="spellStart"/>
      <w:proofErr w:type="gramStart"/>
      <w:r w:rsidRPr="00C515AC">
        <w:rPr>
          <w:rStyle w:val="codeboldRED"/>
          <w:b w:val="0"/>
          <w:color w:val="000000"/>
        </w:rPr>
        <w:t>nav</w:t>
      </w:r>
      <w:proofErr w:type="spellEnd"/>
      <w:proofErr w:type="gramEnd"/>
      <w:r w:rsidRPr="00C515AC">
        <w:t xml:space="preserve"> {</w:t>
      </w:r>
    </w:p>
    <w:p w:rsidR="002813C8" w:rsidRPr="00C515AC" w:rsidRDefault="002813C8" w:rsidP="00C515AC">
      <w:pPr>
        <w:pStyle w:val="Code"/>
      </w:pPr>
      <w:proofErr w:type="gramStart"/>
      <w:r w:rsidRPr="00C515AC">
        <w:t>background-color</w:t>
      </w:r>
      <w:proofErr w:type="gramEnd"/>
      <w:r w:rsidRPr="00C515AC">
        <w:t>:#666;</w:t>
      </w:r>
    </w:p>
    <w:p w:rsidR="002813C8" w:rsidRPr="00C515AC" w:rsidRDefault="002813C8" w:rsidP="00C515AC">
      <w:pPr>
        <w:pStyle w:val="Code"/>
      </w:pPr>
      <w:r w:rsidRPr="00C515AC">
        <w:t> </w:t>
      </w:r>
      <w:r w:rsidRPr="00C515AC">
        <w:tab/>
      </w:r>
      <w:proofErr w:type="gramStart"/>
      <w:r w:rsidRPr="00C515AC">
        <w:t>height:</w:t>
      </w:r>
      <w:proofErr w:type="gramEnd"/>
      <w:r w:rsidRPr="00C515AC">
        <w:t>40px;</w:t>
      </w:r>
    </w:p>
    <w:p w:rsidR="002813C8" w:rsidRPr="00C515AC" w:rsidRDefault="002813C8" w:rsidP="00C515AC">
      <w:pPr>
        <w:pStyle w:val="Code"/>
      </w:pPr>
      <w:r w:rsidRPr="00C515AC">
        <w:t>}</w:t>
      </w:r>
    </w:p>
    <w:p w:rsidR="002813C8" w:rsidRDefault="002813C8" w:rsidP="00C515AC">
      <w:pPr>
        <w:pStyle w:val="NumberParagraph"/>
        <w:numPr>
          <w:ilvl w:val="0"/>
          <w:numId w:val="0"/>
        </w:numPr>
        <w:ind w:left="360"/>
      </w:pPr>
      <w:r w:rsidRPr="00C515AC">
        <w:t xml:space="preserve">The styles are now connected to the </w:t>
      </w:r>
      <w:proofErr w:type="spellStart"/>
      <w:r w:rsidRPr="00C515AC">
        <w:t>nav</w:t>
      </w:r>
      <w:proofErr w:type="spellEnd"/>
      <w:r w:rsidRPr="00C515AC">
        <w:t xml:space="preserve"> element, not to the </w:t>
      </w:r>
      <w:r w:rsidRPr="00C515AC">
        <w:rPr>
          <w:rStyle w:val="bodycode"/>
          <w:rFonts w:asciiTheme="minorHAnsi" w:hAnsiTheme="minorHAnsi"/>
          <w:color w:val="auto"/>
          <w:sz w:val="22"/>
        </w:rPr>
        <w:t>#</w:t>
      </w:r>
      <w:proofErr w:type="spellStart"/>
      <w:r w:rsidRPr="00C515AC">
        <w:rPr>
          <w:rStyle w:val="bodycode"/>
          <w:rFonts w:asciiTheme="minorHAnsi" w:hAnsiTheme="minorHAnsi"/>
          <w:color w:val="auto"/>
          <w:sz w:val="22"/>
        </w:rPr>
        <w:t>mainnav</w:t>
      </w:r>
      <w:proofErr w:type="spellEnd"/>
      <w:r w:rsidRPr="00C515AC">
        <w:t xml:space="preserve"> ID. Choose File &gt; Save to save your </w:t>
      </w:r>
      <w:proofErr w:type="spellStart"/>
      <w:r w:rsidRPr="00C515AC">
        <w:t>stylesheet</w:t>
      </w:r>
      <w:proofErr w:type="spellEnd"/>
      <w:r w:rsidRPr="00C515AC">
        <w:t xml:space="preserve">. </w:t>
      </w:r>
      <w:r w:rsidR="00146A7C">
        <w:t xml:space="preserve">Switch to your HTML page and save that as well. </w:t>
      </w:r>
      <w:r w:rsidRPr="00C515AC">
        <w:t>Preview your page in the browser. Notice that the navigation is still not working properly.</w:t>
      </w:r>
    </w:p>
    <w:p w:rsidR="002813C8" w:rsidRDefault="00377F28" w:rsidP="00C515AC">
      <w:pPr>
        <w:pStyle w:val="image"/>
      </w:pPr>
      <w:r w:rsidRPr="00377F28">
        <w:rPr>
          <w:noProof/>
        </w:rPr>
        <w:drawing>
          <wp:inline distT="0" distB="0" distL="0" distR="0">
            <wp:extent cx="2945386" cy="1554615"/>
            <wp:effectExtent l="19050" t="0" r="7364" b="0"/>
            <wp:docPr id="16" name="Picture 6" descr="04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4_05"/>
                    <pic:cNvPicPr>
                      <a:picLocks noChangeAspect="1" noChangeArrowheads="1"/>
                    </pic:cNvPicPr>
                  </pic:nvPicPr>
                  <pic:blipFill>
                    <a:blip r:embed="rId16" cstate="print"/>
                    <a:srcRect/>
                    <a:stretch>
                      <a:fillRect/>
                    </a:stretch>
                  </pic:blipFill>
                  <pic:spPr bwMode="auto">
                    <a:xfrm>
                      <a:off x="0" y="0"/>
                      <a:ext cx="2945386" cy="1554615"/>
                    </a:xfrm>
                    <a:prstGeom prst="rect">
                      <a:avLst/>
                    </a:prstGeom>
                    <a:noFill/>
                    <a:ln w="9525">
                      <a:noFill/>
                      <a:miter lim="800000"/>
                      <a:headEnd/>
                      <a:tailEnd/>
                    </a:ln>
                  </pic:spPr>
                </pic:pic>
              </a:graphicData>
            </a:graphic>
          </wp:inline>
        </w:drawing>
      </w:r>
    </w:p>
    <w:p w:rsidR="002813C8" w:rsidRDefault="002813C8" w:rsidP="00C515AC">
      <w:pPr>
        <w:pStyle w:val="Quote"/>
        <w:ind w:left="360"/>
      </w:pPr>
      <w:r>
        <w:t xml:space="preserve">Your navigation appears broken because you need to update all styles associated with the </w:t>
      </w:r>
      <w:r w:rsidRPr="00C212E5">
        <w:rPr>
          <w:rStyle w:val="captioncode"/>
          <w:rFonts w:cs="Courier New"/>
          <w:i w:val="0"/>
          <w:iCs w:val="0"/>
          <w:sz w:val="16"/>
          <w:szCs w:val="16"/>
        </w:rPr>
        <w:t>#</w:t>
      </w:r>
      <w:proofErr w:type="spellStart"/>
      <w:r w:rsidRPr="00C212E5">
        <w:rPr>
          <w:rStyle w:val="captioncode"/>
          <w:rFonts w:cs="Courier New"/>
          <w:i w:val="0"/>
          <w:iCs w:val="0"/>
          <w:sz w:val="16"/>
          <w:szCs w:val="16"/>
        </w:rPr>
        <w:t>nav</w:t>
      </w:r>
      <w:proofErr w:type="spellEnd"/>
      <w:r>
        <w:t xml:space="preserve"> ID.</w:t>
      </w:r>
    </w:p>
    <w:p w:rsidR="002813C8" w:rsidRPr="00C515AC" w:rsidRDefault="002813C8" w:rsidP="00C515AC">
      <w:pPr>
        <w:pStyle w:val="NumberParagraph"/>
        <w:numPr>
          <w:ilvl w:val="0"/>
          <w:numId w:val="0"/>
        </w:numPr>
        <w:ind w:left="360"/>
      </w:pPr>
      <w:r w:rsidRPr="00C515AC">
        <w:t>The navigation appears broken because there are other styles using the ID name #</w:t>
      </w:r>
      <w:proofErr w:type="spellStart"/>
      <w:r w:rsidR="00146A7C">
        <w:t>main</w:t>
      </w:r>
      <w:r w:rsidRPr="00C515AC">
        <w:t>nav</w:t>
      </w:r>
      <w:proofErr w:type="spellEnd"/>
      <w:r w:rsidRPr="00C515AC">
        <w:t>; you need to update them all.</w:t>
      </w:r>
    </w:p>
    <w:p w:rsidR="002813C8" w:rsidRPr="00C515AC" w:rsidRDefault="002813C8" w:rsidP="00C515AC">
      <w:pPr>
        <w:pStyle w:val="NumberParagraph"/>
        <w:numPr>
          <w:ilvl w:val="0"/>
          <w:numId w:val="0"/>
        </w:numPr>
        <w:ind w:left="360"/>
      </w:pPr>
      <w:r w:rsidRPr="00C515AC">
        <w:t>Close your browser and return to your text editor.</w:t>
      </w:r>
    </w:p>
    <w:p w:rsidR="002813C8" w:rsidRPr="00C515AC" w:rsidRDefault="002813C8" w:rsidP="00C515AC">
      <w:pPr>
        <w:pStyle w:val="NumberParagraph"/>
      </w:pPr>
      <w:r w:rsidRPr="00C515AC">
        <w:t xml:space="preserve">In your base.css </w:t>
      </w:r>
      <w:proofErr w:type="spellStart"/>
      <w:r w:rsidRPr="00C515AC">
        <w:t>stylesheet</w:t>
      </w:r>
      <w:proofErr w:type="spellEnd"/>
      <w:r w:rsidRPr="00C515AC">
        <w:t xml:space="preserve">, locate the rules below the </w:t>
      </w:r>
      <w:proofErr w:type="spellStart"/>
      <w:r w:rsidRPr="00C515AC">
        <w:t>nav</w:t>
      </w:r>
      <w:proofErr w:type="spellEnd"/>
      <w:r w:rsidRPr="00C515AC">
        <w:t xml:space="preserve"> rule. You need to update three different selectors: #</w:t>
      </w:r>
      <w:proofErr w:type="spellStart"/>
      <w:r w:rsidRPr="00C515AC">
        <w:t>mainnav</w:t>
      </w:r>
      <w:proofErr w:type="spellEnd"/>
      <w:r w:rsidRPr="00C515AC">
        <w:t xml:space="preserve"> li, #</w:t>
      </w:r>
      <w:proofErr w:type="spellStart"/>
      <w:r w:rsidRPr="00C515AC">
        <w:t>mainnav</w:t>
      </w:r>
      <w:proofErr w:type="spellEnd"/>
      <w:r w:rsidRPr="00C515AC">
        <w:t xml:space="preserve"> </w:t>
      </w:r>
      <w:proofErr w:type="spellStart"/>
      <w:r w:rsidRPr="00C515AC">
        <w:t>ul</w:t>
      </w:r>
      <w:proofErr w:type="spellEnd"/>
      <w:r w:rsidRPr="00C515AC">
        <w:t xml:space="preserve"> li a and #</w:t>
      </w:r>
      <w:proofErr w:type="spellStart"/>
      <w:r w:rsidRPr="00C515AC">
        <w:t>mainnav</w:t>
      </w:r>
      <w:proofErr w:type="spellEnd"/>
      <w:r w:rsidRPr="00C515AC">
        <w:t xml:space="preserve"> </w:t>
      </w:r>
      <w:proofErr w:type="spellStart"/>
      <w:r w:rsidRPr="00C515AC">
        <w:t>ul</w:t>
      </w:r>
      <w:proofErr w:type="spellEnd"/>
      <w:r w:rsidRPr="00C515AC">
        <w:t xml:space="preserve"> li a</w:t>
      </w:r>
      <w:proofErr w:type="gramStart"/>
      <w:r w:rsidRPr="00C515AC">
        <w:t>:hover</w:t>
      </w:r>
      <w:proofErr w:type="gramEnd"/>
      <w:r w:rsidRPr="00C515AC">
        <w:t>. These selectors are called contextual selectors in CSS, and they target specific tags within the context of the parent style (in this case, the ID #nav.) For example, #</w:t>
      </w:r>
      <w:proofErr w:type="spellStart"/>
      <w:r w:rsidRPr="00C515AC">
        <w:t>mainnav</w:t>
      </w:r>
      <w:proofErr w:type="spellEnd"/>
      <w:r w:rsidRPr="00C515AC">
        <w:t xml:space="preserve"> li defines a style for list elements (li) inside the #</w:t>
      </w:r>
      <w:proofErr w:type="spellStart"/>
      <w:r w:rsidRPr="00C515AC">
        <w:t>nav</w:t>
      </w:r>
      <w:proofErr w:type="spellEnd"/>
      <w:r w:rsidRPr="00C515AC">
        <w:t xml:space="preserve"> div element.</w:t>
      </w:r>
    </w:p>
    <w:p w:rsidR="00C515AC" w:rsidRDefault="00C515AC">
      <w:r>
        <w:br w:type="page"/>
      </w:r>
    </w:p>
    <w:p w:rsidR="002813C8" w:rsidRPr="00C515AC" w:rsidRDefault="002813C8" w:rsidP="00C515AC">
      <w:pPr>
        <w:pStyle w:val="NumberParagraph"/>
        <w:numPr>
          <w:ilvl w:val="0"/>
          <w:numId w:val="0"/>
        </w:numPr>
        <w:ind w:left="360"/>
      </w:pPr>
      <w:r w:rsidRPr="00C515AC">
        <w:lastRenderedPageBreak/>
        <w:t>Make the changes highlighted in red:</w:t>
      </w:r>
    </w:p>
    <w:p w:rsidR="002813C8" w:rsidRPr="00C515AC" w:rsidRDefault="008B538F" w:rsidP="00C515AC">
      <w:pPr>
        <w:pStyle w:val="Code"/>
      </w:pPr>
      <w:proofErr w:type="spellStart"/>
      <w:proofErr w:type="gramStart"/>
      <w:r w:rsidRPr="008B538F">
        <w:rPr>
          <w:rStyle w:val="codeboldRED"/>
          <w:b w:val="0"/>
        </w:rPr>
        <w:t>nav</w:t>
      </w:r>
      <w:proofErr w:type="spellEnd"/>
      <w:proofErr w:type="gramEnd"/>
      <w:r w:rsidR="002813C8" w:rsidRPr="00C515AC">
        <w:t xml:space="preserve"> li {</w:t>
      </w:r>
    </w:p>
    <w:p w:rsidR="002813C8" w:rsidRPr="00C515AC" w:rsidRDefault="002813C8" w:rsidP="00C515AC">
      <w:pPr>
        <w:pStyle w:val="Code"/>
      </w:pPr>
      <w:r w:rsidRPr="00C515AC">
        <w:t> </w:t>
      </w:r>
      <w:r w:rsidRPr="00C515AC">
        <w:t> </w:t>
      </w:r>
      <w:proofErr w:type="spellStart"/>
      <w:proofErr w:type="gramStart"/>
      <w:r w:rsidRPr="00C515AC">
        <w:t>float:</w:t>
      </w:r>
      <w:proofErr w:type="gramEnd"/>
      <w:r w:rsidRPr="00C515AC">
        <w:t>left</w:t>
      </w:r>
      <w:proofErr w:type="spellEnd"/>
      <w:r w:rsidRPr="00C515AC">
        <w:t xml:space="preserve">; </w:t>
      </w:r>
    </w:p>
    <w:p w:rsidR="002813C8" w:rsidRPr="00C515AC" w:rsidRDefault="002813C8" w:rsidP="00C515AC">
      <w:pPr>
        <w:pStyle w:val="Code"/>
      </w:pPr>
      <w:r w:rsidRPr="00C515AC">
        <w:t xml:space="preserve">  </w:t>
      </w:r>
      <w:proofErr w:type="gramStart"/>
      <w:r w:rsidRPr="00C515AC">
        <w:t>width:</w:t>
      </w:r>
      <w:proofErr w:type="gramEnd"/>
      <w:r w:rsidRPr="00C515AC">
        <w:t>170px;</w:t>
      </w:r>
    </w:p>
    <w:p w:rsidR="002813C8" w:rsidRPr="00C515AC" w:rsidRDefault="002813C8" w:rsidP="00C515AC">
      <w:pPr>
        <w:pStyle w:val="Code"/>
      </w:pPr>
      <w:r w:rsidRPr="00C515AC">
        <w:t> </w:t>
      </w:r>
      <w:r w:rsidRPr="00C515AC">
        <w:t> </w:t>
      </w:r>
      <w:proofErr w:type="gramStart"/>
      <w:r w:rsidRPr="00C515AC">
        <w:t>height:</w:t>
      </w:r>
      <w:proofErr w:type="gramEnd"/>
      <w:r w:rsidRPr="00C515AC">
        <w:t>40px;</w:t>
      </w:r>
    </w:p>
    <w:p w:rsidR="002813C8" w:rsidRPr="00C515AC" w:rsidRDefault="002813C8" w:rsidP="00C515AC">
      <w:pPr>
        <w:pStyle w:val="Code"/>
      </w:pPr>
      <w:r w:rsidRPr="00C515AC">
        <w:t> </w:t>
      </w:r>
      <w:r w:rsidRPr="00C515AC">
        <w:t> </w:t>
      </w:r>
      <w:proofErr w:type="gramStart"/>
      <w:r w:rsidRPr="00C515AC">
        <w:t>background-color</w:t>
      </w:r>
      <w:proofErr w:type="gramEnd"/>
      <w:r w:rsidRPr="00C515AC">
        <w:t>:#CCC;</w:t>
      </w:r>
    </w:p>
    <w:p w:rsidR="002813C8" w:rsidRPr="00C515AC" w:rsidRDefault="002813C8" w:rsidP="00C515AC">
      <w:pPr>
        <w:pStyle w:val="Code"/>
      </w:pPr>
      <w:r w:rsidRPr="00C515AC">
        <w:t> </w:t>
      </w:r>
      <w:r w:rsidRPr="00C515AC">
        <w:t> </w:t>
      </w:r>
      <w:proofErr w:type="spellStart"/>
      <w:proofErr w:type="gramStart"/>
      <w:r w:rsidRPr="00C515AC">
        <w:t>text-</w:t>
      </w:r>
      <w:proofErr w:type="gramEnd"/>
      <w:r w:rsidRPr="00C515AC">
        <w:t>align:center</w:t>
      </w:r>
      <w:proofErr w:type="spellEnd"/>
      <w:r w:rsidRPr="00C515AC">
        <w:t>;</w:t>
      </w:r>
    </w:p>
    <w:p w:rsidR="002813C8" w:rsidRPr="00C515AC" w:rsidRDefault="002813C8" w:rsidP="00C515AC">
      <w:pPr>
        <w:pStyle w:val="Code"/>
      </w:pPr>
      <w:r w:rsidRPr="00C515AC">
        <w:t> </w:t>
      </w:r>
      <w:r w:rsidRPr="00C515AC">
        <w:t> </w:t>
      </w:r>
      <w:proofErr w:type="gramStart"/>
      <w:r w:rsidRPr="00C515AC">
        <w:t>border-left:</w:t>
      </w:r>
      <w:proofErr w:type="gramEnd"/>
      <w:r w:rsidRPr="00C515AC">
        <w:t>1px black solid;</w:t>
      </w:r>
    </w:p>
    <w:p w:rsidR="002813C8" w:rsidRPr="00C515AC" w:rsidRDefault="002813C8" w:rsidP="00C515AC">
      <w:pPr>
        <w:pStyle w:val="Code"/>
      </w:pPr>
      <w:r w:rsidRPr="00C515AC">
        <w:t> </w:t>
      </w:r>
      <w:r w:rsidRPr="00C515AC">
        <w:t> </w:t>
      </w:r>
      <w:proofErr w:type="gramStart"/>
      <w:r w:rsidRPr="00C515AC">
        <w:t>border-right:</w:t>
      </w:r>
      <w:proofErr w:type="gramEnd"/>
      <w:r w:rsidRPr="00C515AC">
        <w:t>1px black solid;</w:t>
      </w:r>
    </w:p>
    <w:p w:rsidR="002813C8" w:rsidRPr="00C515AC" w:rsidRDefault="002813C8" w:rsidP="00C515AC">
      <w:pPr>
        <w:pStyle w:val="Code"/>
      </w:pPr>
      <w:r w:rsidRPr="00C515AC">
        <w:t> </w:t>
      </w:r>
      <w:r w:rsidRPr="00C515AC">
        <w:t> </w:t>
      </w:r>
      <w:proofErr w:type="gramStart"/>
      <w:r w:rsidRPr="00C515AC">
        <w:t>line-height:</w:t>
      </w:r>
      <w:proofErr w:type="gramEnd"/>
      <w:r w:rsidRPr="00C515AC">
        <w:t>40px;</w:t>
      </w:r>
    </w:p>
    <w:p w:rsidR="002813C8" w:rsidRPr="00C515AC" w:rsidRDefault="002813C8" w:rsidP="00C515AC">
      <w:pPr>
        <w:pStyle w:val="Code"/>
      </w:pPr>
      <w:r w:rsidRPr="00C515AC">
        <w:t> </w:t>
      </w:r>
      <w:r w:rsidRPr="00C515AC">
        <w:t> </w:t>
      </w:r>
      <w:r w:rsidRPr="00C515AC">
        <w:t>}</w:t>
      </w:r>
    </w:p>
    <w:p w:rsidR="002813C8" w:rsidRPr="00C515AC" w:rsidRDefault="008B538F" w:rsidP="00C515AC">
      <w:pPr>
        <w:pStyle w:val="Code"/>
      </w:pPr>
      <w:proofErr w:type="spellStart"/>
      <w:proofErr w:type="gramStart"/>
      <w:r w:rsidRPr="008B538F">
        <w:rPr>
          <w:rStyle w:val="codeboldRED"/>
          <w:b w:val="0"/>
        </w:rPr>
        <w:t>nav</w:t>
      </w:r>
      <w:proofErr w:type="spellEnd"/>
      <w:proofErr w:type="gramEnd"/>
      <w:r w:rsidRPr="008B538F">
        <w:rPr>
          <w:color w:val="FF0000"/>
        </w:rPr>
        <w:t xml:space="preserve"> </w:t>
      </w:r>
      <w:proofErr w:type="spellStart"/>
      <w:r w:rsidR="002813C8" w:rsidRPr="00C515AC">
        <w:t>ul</w:t>
      </w:r>
      <w:proofErr w:type="spellEnd"/>
      <w:r w:rsidR="002813C8" w:rsidRPr="00C515AC">
        <w:t xml:space="preserve"> li a {</w:t>
      </w:r>
    </w:p>
    <w:p w:rsidR="002813C8" w:rsidRPr="00C515AC" w:rsidRDefault="002813C8" w:rsidP="00C515AC">
      <w:pPr>
        <w:pStyle w:val="Code"/>
      </w:pPr>
      <w:r w:rsidRPr="00C515AC">
        <w:t> </w:t>
      </w:r>
      <w:r w:rsidRPr="00C515AC">
        <w:t> </w:t>
      </w:r>
      <w:proofErr w:type="gramStart"/>
      <w:r w:rsidRPr="00C515AC">
        <w:t>color</w:t>
      </w:r>
      <w:proofErr w:type="gramEnd"/>
      <w:r w:rsidRPr="00C515AC">
        <w:t>:#</w:t>
      </w:r>
      <w:proofErr w:type="spellStart"/>
      <w:r w:rsidRPr="00C515AC">
        <w:t>ffffff</w:t>
      </w:r>
      <w:proofErr w:type="spellEnd"/>
      <w:r w:rsidRPr="00C515AC">
        <w:t>;</w:t>
      </w:r>
    </w:p>
    <w:p w:rsidR="002813C8" w:rsidRPr="00C515AC" w:rsidRDefault="002813C8" w:rsidP="00C515AC">
      <w:pPr>
        <w:pStyle w:val="Code"/>
      </w:pPr>
      <w:r w:rsidRPr="00C515AC">
        <w:t> </w:t>
      </w:r>
      <w:r w:rsidRPr="00C515AC">
        <w:t> </w:t>
      </w:r>
      <w:proofErr w:type="spellStart"/>
      <w:proofErr w:type="gramStart"/>
      <w:r w:rsidRPr="00C515AC">
        <w:t>text-decoration:</w:t>
      </w:r>
      <w:proofErr w:type="gramEnd"/>
      <w:r w:rsidRPr="00C515AC">
        <w:t>none</w:t>
      </w:r>
      <w:proofErr w:type="spellEnd"/>
      <w:r w:rsidRPr="00C515AC">
        <w:t>;</w:t>
      </w:r>
    </w:p>
    <w:p w:rsidR="002813C8" w:rsidRPr="00C515AC" w:rsidRDefault="002813C8" w:rsidP="00C515AC">
      <w:pPr>
        <w:pStyle w:val="Code"/>
      </w:pPr>
      <w:r w:rsidRPr="00C515AC">
        <w:t> </w:t>
      </w:r>
      <w:r w:rsidRPr="00C515AC">
        <w:t> </w:t>
      </w:r>
      <w:proofErr w:type="spellStart"/>
      <w:proofErr w:type="gramStart"/>
      <w:r w:rsidRPr="00C515AC">
        <w:t>display:</w:t>
      </w:r>
      <w:proofErr w:type="gramEnd"/>
      <w:r w:rsidRPr="00C515AC">
        <w:t>block</w:t>
      </w:r>
      <w:proofErr w:type="spellEnd"/>
      <w:r w:rsidRPr="00C515AC">
        <w:t>;</w:t>
      </w:r>
    </w:p>
    <w:p w:rsidR="002813C8" w:rsidRPr="00C515AC" w:rsidRDefault="002813C8" w:rsidP="00C515AC">
      <w:pPr>
        <w:pStyle w:val="Code"/>
      </w:pPr>
      <w:r w:rsidRPr="00C515AC">
        <w:t>}</w:t>
      </w:r>
    </w:p>
    <w:p w:rsidR="002813C8" w:rsidRPr="00C515AC" w:rsidRDefault="002813C8" w:rsidP="00C515AC">
      <w:pPr>
        <w:pStyle w:val="Code"/>
      </w:pPr>
    </w:p>
    <w:p w:rsidR="002813C8" w:rsidRPr="00C515AC" w:rsidRDefault="008B538F" w:rsidP="00C515AC">
      <w:pPr>
        <w:pStyle w:val="Code"/>
      </w:pPr>
      <w:proofErr w:type="spellStart"/>
      <w:proofErr w:type="gramStart"/>
      <w:r w:rsidRPr="008B538F">
        <w:rPr>
          <w:rStyle w:val="codeboldRED"/>
          <w:b w:val="0"/>
        </w:rPr>
        <w:t>nav</w:t>
      </w:r>
      <w:proofErr w:type="spellEnd"/>
      <w:proofErr w:type="gramEnd"/>
      <w:r w:rsidRPr="008B538F">
        <w:rPr>
          <w:color w:val="FF0000"/>
        </w:rPr>
        <w:t xml:space="preserve"> </w:t>
      </w:r>
      <w:proofErr w:type="spellStart"/>
      <w:r w:rsidR="002813C8" w:rsidRPr="00C515AC">
        <w:t>ul</w:t>
      </w:r>
      <w:proofErr w:type="spellEnd"/>
      <w:r w:rsidR="002813C8" w:rsidRPr="00C515AC">
        <w:t xml:space="preserve"> li a:hover {</w:t>
      </w:r>
    </w:p>
    <w:p w:rsidR="002813C8" w:rsidRPr="00C515AC" w:rsidRDefault="002813C8" w:rsidP="00C515AC">
      <w:pPr>
        <w:pStyle w:val="Code"/>
      </w:pPr>
      <w:r w:rsidRPr="00C515AC">
        <w:t> </w:t>
      </w:r>
      <w:r w:rsidRPr="00C515AC">
        <w:t> </w:t>
      </w:r>
      <w:proofErr w:type="gramStart"/>
      <w:r w:rsidRPr="00C515AC">
        <w:t>background-color</w:t>
      </w:r>
      <w:proofErr w:type="gramEnd"/>
      <w:r w:rsidRPr="00C515AC">
        <w:t>:#666666;</w:t>
      </w:r>
    </w:p>
    <w:p w:rsidR="002813C8" w:rsidRPr="00C515AC" w:rsidRDefault="002813C8" w:rsidP="00C515AC">
      <w:pPr>
        <w:pStyle w:val="Code"/>
      </w:pPr>
      <w:r w:rsidRPr="00C515AC">
        <w:t> </w:t>
      </w:r>
      <w:r w:rsidRPr="00C515AC">
        <w:t> </w:t>
      </w:r>
      <w:proofErr w:type="gramStart"/>
      <w:r w:rsidRPr="00C515AC">
        <w:t>color</w:t>
      </w:r>
      <w:proofErr w:type="gramEnd"/>
      <w:r w:rsidRPr="00C515AC">
        <w:t>:#D2CD2F;</w:t>
      </w:r>
    </w:p>
    <w:p w:rsidR="002813C8" w:rsidRPr="00C515AC" w:rsidRDefault="002813C8" w:rsidP="00C515AC">
      <w:pPr>
        <w:pStyle w:val="Code"/>
      </w:pPr>
      <w:r w:rsidRPr="00C515AC">
        <w:t>}</w:t>
      </w:r>
    </w:p>
    <w:p w:rsidR="002813C8" w:rsidRDefault="002813C8" w:rsidP="00C515AC">
      <w:pPr>
        <w:pStyle w:val="NumberParagraph"/>
      </w:pPr>
      <w:r w:rsidRPr="00C515AC">
        <w:t>Choose File &gt; Save. Preview your page in the browser; your navigation should appear as it did originally.</w:t>
      </w:r>
    </w:p>
    <w:p w:rsidR="00C515AC" w:rsidRPr="00C515AC" w:rsidRDefault="00C515AC" w:rsidP="00C515AC">
      <w:pPr>
        <w:rPr>
          <w:rStyle w:val="Emphasis"/>
        </w:rPr>
      </w:pPr>
      <w:r w:rsidRPr="00C515AC">
        <w:rPr>
          <w:rStyle w:val="Emphasis"/>
        </w:rPr>
        <w:t>If your navigation still appears broken, try refreshing your page in the browser. Some browsers hold onto the cache of the old page and need to be reloaded.</w:t>
      </w:r>
    </w:p>
    <w:p w:rsidR="002813C8" w:rsidRDefault="00377F28" w:rsidP="002813C8">
      <w:pPr>
        <w:pStyle w:val="captionnumberstep"/>
      </w:pPr>
      <w:r w:rsidRPr="00377F28">
        <w:rPr>
          <w:noProof/>
        </w:rPr>
        <w:drawing>
          <wp:inline distT="0" distB="0" distL="0" distR="0">
            <wp:extent cx="4576207" cy="1394581"/>
            <wp:effectExtent l="19050" t="0" r="0" b="0"/>
            <wp:docPr id="17" name="Picture 7" descr="04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4_06"/>
                    <pic:cNvPicPr>
                      <a:picLocks noChangeAspect="1" noChangeArrowheads="1"/>
                    </pic:cNvPicPr>
                  </pic:nvPicPr>
                  <pic:blipFill>
                    <a:blip r:embed="rId17" cstate="print"/>
                    <a:srcRect/>
                    <a:stretch>
                      <a:fillRect/>
                    </a:stretch>
                  </pic:blipFill>
                  <pic:spPr bwMode="auto">
                    <a:xfrm>
                      <a:off x="0" y="0"/>
                      <a:ext cx="4576207" cy="1394581"/>
                    </a:xfrm>
                    <a:prstGeom prst="rect">
                      <a:avLst/>
                    </a:prstGeom>
                    <a:noFill/>
                    <a:ln w="9525">
                      <a:noFill/>
                      <a:miter lim="800000"/>
                      <a:headEnd/>
                      <a:tailEnd/>
                    </a:ln>
                  </pic:spPr>
                </pic:pic>
              </a:graphicData>
            </a:graphic>
          </wp:inline>
        </w:drawing>
      </w:r>
    </w:p>
    <w:p w:rsidR="002813C8" w:rsidRDefault="002813C8" w:rsidP="00C515AC">
      <w:pPr>
        <w:pStyle w:val="Quote"/>
        <w:ind w:left="360"/>
      </w:pPr>
      <w:r>
        <w:t xml:space="preserve">Your navigation now uses the HTML5 </w:t>
      </w:r>
      <w:r w:rsidRPr="00C212E5">
        <w:rPr>
          <w:rStyle w:val="captioncode"/>
          <w:rFonts w:cs="Courier New"/>
          <w:i w:val="0"/>
          <w:iCs w:val="0"/>
          <w:sz w:val="16"/>
          <w:szCs w:val="16"/>
        </w:rPr>
        <w:t>&lt;</w:t>
      </w:r>
      <w:proofErr w:type="spellStart"/>
      <w:r w:rsidRPr="00C212E5">
        <w:rPr>
          <w:rStyle w:val="captioncode"/>
          <w:rFonts w:cs="Courier New"/>
          <w:i w:val="0"/>
          <w:iCs w:val="0"/>
          <w:sz w:val="16"/>
          <w:szCs w:val="16"/>
        </w:rPr>
        <w:t>nav</w:t>
      </w:r>
      <w:proofErr w:type="spellEnd"/>
      <w:r w:rsidRPr="00C212E5">
        <w:rPr>
          <w:rStyle w:val="captioncode"/>
          <w:rFonts w:cs="Courier New"/>
          <w:i w:val="0"/>
          <w:iCs w:val="0"/>
          <w:sz w:val="16"/>
          <w:szCs w:val="16"/>
        </w:rPr>
        <w:t>&gt;</w:t>
      </w:r>
      <w:r>
        <w:t xml:space="preserve"> element.</w:t>
      </w:r>
    </w:p>
    <w:p w:rsidR="00C515AC" w:rsidRDefault="00C515AC">
      <w:pPr>
        <w:rPr>
          <w:rFonts w:asciiTheme="majorHAnsi" w:eastAsiaTheme="majorEastAsia" w:hAnsiTheme="majorHAnsi" w:cstheme="majorBidi"/>
          <w:b/>
          <w:bCs/>
          <w:color w:val="F05A22"/>
        </w:rPr>
      </w:pPr>
      <w:r>
        <w:br w:type="page"/>
      </w:r>
    </w:p>
    <w:p w:rsidR="002813C8" w:rsidRDefault="002813C8" w:rsidP="00C515AC">
      <w:pPr>
        <w:pStyle w:val="Heading3"/>
      </w:pPr>
      <w:r>
        <w:lastRenderedPageBreak/>
        <w:t>Adding the other HTML5 sectioning elements</w:t>
      </w:r>
    </w:p>
    <w:p w:rsidR="002813C8" w:rsidRDefault="002813C8" w:rsidP="00C515AC">
      <w:r>
        <w:t xml:space="preserve">The other elements in the sectioning category are </w:t>
      </w:r>
      <w:r w:rsidRPr="00C04222">
        <w:rPr>
          <w:rFonts w:ascii="Courier" w:hAnsi="Courier" w:cs="CourierNewPSMT"/>
        </w:rPr>
        <w:t>&lt;section&gt;</w:t>
      </w:r>
      <w:r>
        <w:t xml:space="preserve">, </w:t>
      </w:r>
      <w:r w:rsidRPr="00C04222">
        <w:rPr>
          <w:rFonts w:ascii="Courier" w:hAnsi="Courier" w:cs="CourierNewPSMT"/>
        </w:rPr>
        <w:t>&lt;article&gt;</w:t>
      </w:r>
      <w:r>
        <w:t xml:space="preserve">, and </w:t>
      </w:r>
      <w:r w:rsidRPr="00C04222">
        <w:rPr>
          <w:rFonts w:ascii="Courier" w:hAnsi="Courier" w:cs="CourierNewPSMT"/>
        </w:rPr>
        <w:t>&lt;aside&gt;</w:t>
      </w:r>
      <w:r>
        <w:t xml:space="preserve">. You’ll add the </w:t>
      </w:r>
      <w:r w:rsidRPr="00C04222">
        <w:rPr>
          <w:rFonts w:ascii="Courier" w:hAnsi="Courier" w:cs="CourierNewPSMT"/>
        </w:rPr>
        <w:t>&lt;section&gt;</w:t>
      </w:r>
      <w:r>
        <w:t xml:space="preserve"> element first. The official definition of the section element is that it “represents a generic section of a document or application. A section, in this context, is a thematic grouping of content, typically with a heading.” The definition also indicates that “The section element is not a generic container element. When an element is needed for styling purposes or as a convenience for scripting, authors are encouraged to use the div element instead. A general rule is that the section element is appropriate only if the element’s contents would be listed explicitly in the document’s outline.”</w:t>
      </w:r>
    </w:p>
    <w:p w:rsidR="00C515AC" w:rsidRPr="00C515AC" w:rsidRDefault="00C515AC" w:rsidP="00C515AC">
      <w:pPr>
        <w:rPr>
          <w:rStyle w:val="Emphasis"/>
        </w:rPr>
      </w:pPr>
      <w:r w:rsidRPr="00C515AC">
        <w:rPr>
          <w:rStyle w:val="Emphasis"/>
        </w:rPr>
        <w:t>You can find this definition at http://developers.whatwg.org/sections.html#sections.</w:t>
      </w:r>
    </w:p>
    <w:p w:rsidR="002813C8" w:rsidRDefault="002813C8" w:rsidP="00C515AC">
      <w:r>
        <w:t xml:space="preserve">This means that you can use </w:t>
      </w:r>
      <w:r w:rsidRPr="00C04222">
        <w:rPr>
          <w:rFonts w:ascii="Courier" w:hAnsi="Courier" w:cs="CourierNewPSMT"/>
        </w:rPr>
        <w:t>&lt;section&gt;</w:t>
      </w:r>
      <w:r>
        <w:t xml:space="preserve"> when you need to divide important and related content, such as text and images, into logical areas. For example, the page you have been working on is a home page with content that is divided visually: the column on the left </w:t>
      </w:r>
      <w:r w:rsidR="001175BA">
        <w:t>is wider and a different color than</w:t>
      </w:r>
      <w:r>
        <w:t xml:space="preserve"> the second column </w:t>
      </w:r>
      <w:r w:rsidR="001175BA">
        <w:t xml:space="preserve">on </w:t>
      </w:r>
      <w:r>
        <w:t>the right. Th</w:t>
      </w:r>
      <w:r w:rsidR="001175BA">
        <w:t>is second column is the</w:t>
      </w:r>
      <w:r>
        <w:t xml:space="preserve"> sidebar</w:t>
      </w:r>
      <w:r w:rsidR="001175BA">
        <w:t xml:space="preserve"> and the</w:t>
      </w:r>
      <w:r>
        <w:t xml:space="preserve"> content is unrelated to the main content, and you will return to it later in the lesson.</w:t>
      </w:r>
    </w:p>
    <w:p w:rsidR="002813C8" w:rsidRPr="00C515AC" w:rsidRDefault="002813C8" w:rsidP="00C515AC">
      <w:pPr>
        <w:pStyle w:val="NumberParagraph"/>
        <w:numPr>
          <w:ilvl w:val="0"/>
          <w:numId w:val="18"/>
        </w:numPr>
      </w:pPr>
      <w:r>
        <w:t>1</w:t>
      </w:r>
      <w:r>
        <w:tab/>
      </w:r>
      <w:r w:rsidRPr="00C515AC">
        <w:t>In the 04_index_work.html file, locate the opening &lt;div&gt; tag for the main section:</w:t>
      </w:r>
    </w:p>
    <w:p w:rsidR="002813C8" w:rsidRPr="00C515AC" w:rsidRDefault="002813C8" w:rsidP="00C515AC">
      <w:pPr>
        <w:pStyle w:val="Code"/>
      </w:pPr>
      <w:r w:rsidRPr="00C515AC">
        <w:t>&lt;div id="main"&gt;</w:t>
      </w:r>
    </w:p>
    <w:p w:rsidR="002813C8" w:rsidRPr="00C515AC" w:rsidRDefault="002813C8" w:rsidP="00C515AC">
      <w:pPr>
        <w:pStyle w:val="NumberParagraph"/>
        <w:numPr>
          <w:ilvl w:val="0"/>
          <w:numId w:val="0"/>
        </w:numPr>
        <w:ind w:left="360"/>
      </w:pPr>
      <w:r w:rsidRPr="00C515AC">
        <w:t>Locate the closing &lt;div&gt; tag further down the page; you will change this tag shortly. The commenting code will help you identify it.</w:t>
      </w:r>
    </w:p>
    <w:p w:rsidR="002813C8" w:rsidRPr="00C515AC" w:rsidRDefault="002813C8" w:rsidP="00C515AC">
      <w:pPr>
        <w:pStyle w:val="Code"/>
      </w:pPr>
      <w:r w:rsidRPr="00C515AC">
        <w:t> </w:t>
      </w:r>
      <w:r w:rsidRPr="00C515AC">
        <w:t> </w:t>
      </w:r>
      <w:r w:rsidRPr="00C515AC">
        <w:t>&lt;p&gt;</w:t>
      </w:r>
      <w:proofErr w:type="gramStart"/>
      <w:r w:rsidRPr="00C515AC">
        <w:t>The</w:t>
      </w:r>
      <w:proofErr w:type="gramEnd"/>
      <w:r w:rsidRPr="00C515AC">
        <w:t xml:space="preserve"> information on this site is provided to help you be a happier, more productive employee. If you have any questions about anything on the site or have other employee related questions, you can also call Jen Smith at extension 535! &lt;/p&gt;</w:t>
      </w:r>
    </w:p>
    <w:p w:rsidR="002813C8" w:rsidRPr="00C515AC" w:rsidRDefault="002813C8" w:rsidP="00C515AC">
      <w:pPr>
        <w:pStyle w:val="Code"/>
      </w:pPr>
      <w:r w:rsidRPr="00C515AC">
        <w:t>&lt;/div&gt;</w:t>
      </w:r>
    </w:p>
    <w:p w:rsidR="002813C8" w:rsidRPr="00C515AC" w:rsidRDefault="002813C8" w:rsidP="00C515AC">
      <w:pPr>
        <w:pStyle w:val="Code"/>
      </w:pPr>
      <w:proofErr w:type="gramStart"/>
      <w:r w:rsidRPr="00C515AC">
        <w:t>&lt;!--</w:t>
      </w:r>
      <w:proofErr w:type="gramEnd"/>
      <w:r w:rsidRPr="00C515AC">
        <w:t xml:space="preserve"> End of Main Div --&gt;:</w:t>
      </w:r>
    </w:p>
    <w:p w:rsidR="002813C8" w:rsidRPr="00C515AC" w:rsidRDefault="002813C8" w:rsidP="00C515AC">
      <w:pPr>
        <w:pStyle w:val="NumberParagraph"/>
      </w:pPr>
      <w:r w:rsidRPr="00C515AC">
        <w:t>Scroll back to the opening &lt;div&gt; tag and replace it with the section tag as follows:</w:t>
      </w:r>
    </w:p>
    <w:p w:rsidR="002813C8" w:rsidRPr="00C515AC" w:rsidRDefault="002813C8" w:rsidP="00C515AC">
      <w:pPr>
        <w:pStyle w:val="Code"/>
      </w:pPr>
      <w:r w:rsidRPr="00C515AC">
        <w:t>&lt;</w:t>
      </w:r>
      <w:r w:rsidRPr="00C515AC">
        <w:rPr>
          <w:rStyle w:val="codeboldRED"/>
          <w:b w:val="0"/>
          <w:color w:val="000000"/>
        </w:rPr>
        <w:t>section</w:t>
      </w:r>
      <w:r w:rsidRPr="00C515AC">
        <w:t xml:space="preserve"> id="main"&gt;</w:t>
      </w:r>
    </w:p>
    <w:p w:rsidR="002813C8" w:rsidRPr="00C515AC" w:rsidRDefault="002813C8" w:rsidP="00C515AC">
      <w:pPr>
        <w:pStyle w:val="NumberParagraph"/>
      </w:pPr>
      <w:r w:rsidRPr="00C515AC">
        <w:t>Now scroll to the closing &lt;/div&gt; tag you located in step 1 and replace it with closing section tag:</w:t>
      </w:r>
    </w:p>
    <w:p w:rsidR="002813C8" w:rsidRPr="00C515AC" w:rsidRDefault="002813C8" w:rsidP="00C515AC">
      <w:pPr>
        <w:pStyle w:val="Code"/>
      </w:pPr>
      <w:r w:rsidRPr="00C515AC">
        <w:t> </w:t>
      </w:r>
      <w:r w:rsidRPr="00C515AC">
        <w:t> </w:t>
      </w:r>
      <w:r w:rsidRPr="00C515AC">
        <w:t> </w:t>
      </w:r>
      <w:r w:rsidRPr="00C515AC">
        <w:t> </w:t>
      </w:r>
      <w:r w:rsidRPr="00C515AC">
        <w:t>&lt;p&gt;</w:t>
      </w:r>
      <w:proofErr w:type="gramStart"/>
      <w:r w:rsidRPr="00C515AC">
        <w:t>The</w:t>
      </w:r>
      <w:proofErr w:type="gramEnd"/>
      <w:r w:rsidRPr="00C515AC">
        <w:t xml:space="preserve"> information on this site is provided to help you be a happier, more productive employee. If you have any questions about anything on the site or have other employee related questions, you can also call Jen Smith at extension 535! &lt;/p&gt;</w:t>
      </w:r>
    </w:p>
    <w:p w:rsidR="002813C8" w:rsidRPr="00C515AC" w:rsidRDefault="002813C8" w:rsidP="00C515AC">
      <w:pPr>
        <w:pStyle w:val="Code"/>
      </w:pPr>
      <w:r w:rsidRPr="00C515AC">
        <w:rPr>
          <w:rStyle w:val="codeboldRED"/>
          <w:b w:val="0"/>
          <w:color w:val="000000"/>
        </w:rPr>
        <w:t>&lt;/section&gt;</w:t>
      </w:r>
    </w:p>
    <w:p w:rsidR="002813C8" w:rsidRPr="00C515AC" w:rsidRDefault="002813C8" w:rsidP="00C515AC">
      <w:pPr>
        <w:pStyle w:val="Code"/>
      </w:pPr>
      <w:proofErr w:type="gramStart"/>
      <w:r w:rsidRPr="00C515AC">
        <w:t>&lt;!--</w:t>
      </w:r>
      <w:proofErr w:type="gramEnd"/>
      <w:r w:rsidRPr="00C515AC">
        <w:t xml:space="preserve"> End of Main Div --&gt;:</w:t>
      </w:r>
    </w:p>
    <w:p w:rsidR="002813C8" w:rsidRPr="00C515AC" w:rsidRDefault="002813C8" w:rsidP="00C515AC">
      <w:pPr>
        <w:pStyle w:val="NumberParagraph"/>
        <w:numPr>
          <w:ilvl w:val="0"/>
          <w:numId w:val="0"/>
        </w:numPr>
        <w:ind w:left="360"/>
      </w:pPr>
      <w:r w:rsidRPr="00C515AC">
        <w:t>The parent element of this new section is called &lt;div id="</w:t>
      </w:r>
      <w:proofErr w:type="spellStart"/>
      <w:r w:rsidRPr="00C515AC">
        <w:t>innerwrap</w:t>
      </w:r>
      <w:proofErr w:type="spellEnd"/>
      <w:r w:rsidRPr="00C515AC">
        <w:t>"&gt; and it is used for presentation purposes only, not for content. The style associated with this div gives it a background color (white) and since this div is for presentation only, you can leave it as is.</w:t>
      </w:r>
    </w:p>
    <w:p w:rsidR="002813C8" w:rsidRPr="00C515AC" w:rsidRDefault="002813C8" w:rsidP="00C515AC">
      <w:pPr>
        <w:pStyle w:val="NumberParagraph"/>
        <w:numPr>
          <w:ilvl w:val="0"/>
          <w:numId w:val="0"/>
        </w:numPr>
        <w:ind w:left="360"/>
      </w:pPr>
      <w:r w:rsidRPr="00C515AC">
        <w:t>You can still use div elements in HTML5, but the best practice is to use them when there is no better choice within the new HTML5 elements.</w:t>
      </w:r>
    </w:p>
    <w:p w:rsidR="002813C8" w:rsidRDefault="002813C8" w:rsidP="00C515AC">
      <w:pPr>
        <w:pStyle w:val="NumberParagraph"/>
      </w:pPr>
      <w:r w:rsidRPr="00C515AC">
        <w:lastRenderedPageBreak/>
        <w:t>Save your file and preview your page in the browser. Before continuing with the exercise, you need to understand the document outline model that HTML5 uses.</w:t>
      </w:r>
    </w:p>
    <w:p w:rsidR="002813C8" w:rsidRDefault="002813C8" w:rsidP="00C515AC">
      <w:pPr>
        <w:pStyle w:val="Heading2"/>
      </w:pPr>
      <w:r>
        <w:t>HTML5 document outlines</w:t>
      </w:r>
    </w:p>
    <w:p w:rsidR="002813C8" w:rsidRDefault="002813C8" w:rsidP="00C515AC">
      <w:r>
        <w:t>A weakness of the current HTML and XHTML specifications is the lack of a good document outline model. Consider the traditional outline you might create before writing a report or paper. Outlines illustrate the level of importance for your content as well as the relationships between this content. The HTML5 sectioning elements are designed to naturally create an outline structure from your web pages. Imagine if every web page had a “table of contents” that was automatically created from the structure of the tags being used. This is the intent of the HTML5 document outline.</w:t>
      </w:r>
    </w:p>
    <w:p w:rsidR="002813C8" w:rsidRDefault="002813C8" w:rsidP="00C515AC">
      <w:r>
        <w:t xml:space="preserve">The benefits of document outlines are not immediately apparent with current web browsers and mobile devices, but they can be useful for assistive devices, such as screen readers. For example, an HTML5-enabled screen reader might encounter a page with the </w:t>
      </w:r>
      <w:r w:rsidRPr="00BC40C6">
        <w:rPr>
          <w:rStyle w:val="bodycode"/>
        </w:rPr>
        <w:t>&lt;</w:t>
      </w:r>
      <w:proofErr w:type="spellStart"/>
      <w:r w:rsidRPr="00BC40C6">
        <w:rPr>
          <w:rStyle w:val="bodycode"/>
        </w:rPr>
        <w:t>nav</w:t>
      </w:r>
      <w:proofErr w:type="spellEnd"/>
      <w:r w:rsidRPr="00BC40C6">
        <w:rPr>
          <w:rStyle w:val="bodycode"/>
        </w:rPr>
        <w:t>&gt;</w:t>
      </w:r>
      <w:r>
        <w:t xml:space="preserve"> element and choose to skip the </w:t>
      </w:r>
      <w:proofErr w:type="spellStart"/>
      <w:r>
        <w:t>nav</w:t>
      </w:r>
      <w:proofErr w:type="spellEnd"/>
      <w:r>
        <w:t>, give the user the option to skip it, or read each item within the nav.</w:t>
      </w:r>
    </w:p>
    <w:p w:rsidR="002813C8" w:rsidRDefault="002813C8" w:rsidP="00C515AC">
      <w:r>
        <w:t>HTML and XHTML pages currently have document outlines based on the heading tags only, so they are very limited. The new HTML5 document outline model provides more detailed and meaningful outlines. For example, consider the following:</w:t>
      </w:r>
    </w:p>
    <w:p w:rsidR="002813C8" w:rsidRPr="00C04222" w:rsidRDefault="002813C8" w:rsidP="00C515AC">
      <w:pPr>
        <w:pStyle w:val="Code"/>
      </w:pPr>
      <w:r w:rsidRPr="00C04222">
        <w:t>&lt;</w:t>
      </w:r>
      <w:proofErr w:type="gramStart"/>
      <w:r w:rsidRPr="00C04222">
        <w:t>body</w:t>
      </w:r>
      <w:proofErr w:type="gramEnd"/>
      <w:r w:rsidRPr="00C04222">
        <w:t>&gt;</w:t>
      </w:r>
    </w:p>
    <w:p w:rsidR="002813C8" w:rsidRPr="00C04222" w:rsidRDefault="002813C8" w:rsidP="00C515AC">
      <w:pPr>
        <w:pStyle w:val="Code"/>
      </w:pPr>
      <w:r w:rsidRPr="00C04222">
        <w:t> </w:t>
      </w:r>
      <w:r w:rsidRPr="00C04222">
        <w:t> </w:t>
      </w:r>
      <w:r w:rsidRPr="00C04222">
        <w:t>&lt;</w:t>
      </w:r>
      <w:proofErr w:type="gramStart"/>
      <w:r w:rsidRPr="00C04222">
        <w:t>header</w:t>
      </w:r>
      <w:proofErr w:type="gramEnd"/>
      <w:r w:rsidRPr="00C04222">
        <w:t>&gt;</w:t>
      </w:r>
    </w:p>
    <w:p w:rsidR="002813C8" w:rsidRPr="00C04222" w:rsidRDefault="002813C8" w:rsidP="00C515AC">
      <w:pPr>
        <w:pStyle w:val="Code"/>
      </w:pPr>
      <w:r w:rsidRPr="00C04222">
        <w:t> </w:t>
      </w:r>
      <w:r w:rsidRPr="00C04222">
        <w:t> </w:t>
      </w:r>
      <w:r w:rsidRPr="00C04222">
        <w:t> </w:t>
      </w:r>
      <w:r w:rsidRPr="00C04222">
        <w:t> </w:t>
      </w:r>
      <w:r w:rsidRPr="00C04222">
        <w:t>&lt;h1&gt;Welcome to our site&lt;/h1&gt;</w:t>
      </w:r>
    </w:p>
    <w:p w:rsidR="002813C8" w:rsidRPr="00C04222" w:rsidRDefault="002813C8" w:rsidP="00C515AC">
      <w:pPr>
        <w:pStyle w:val="Code"/>
      </w:pPr>
      <w:r w:rsidRPr="00C04222">
        <w:t> </w:t>
      </w:r>
      <w:r w:rsidRPr="00C04222">
        <w:t> </w:t>
      </w:r>
      <w:r w:rsidRPr="00C04222">
        <w:t> </w:t>
      </w:r>
      <w:r w:rsidRPr="00C04222">
        <w:t> </w:t>
      </w:r>
      <w:r w:rsidRPr="00C04222">
        <w:t> </w:t>
      </w:r>
      <w:r w:rsidRPr="00C04222">
        <w:t> </w:t>
      </w:r>
      <w:r w:rsidRPr="00C04222">
        <w:t>&lt;p&gt;The best website in the world</w:t>
      </w:r>
      <w:proofErr w:type="gramStart"/>
      <w:r w:rsidRPr="00C04222">
        <w:t>!&lt;</w:t>
      </w:r>
      <w:proofErr w:type="gramEnd"/>
      <w:r w:rsidRPr="00C04222">
        <w:t>/p&gt;</w:t>
      </w:r>
    </w:p>
    <w:p w:rsidR="002813C8" w:rsidRPr="00C04222" w:rsidRDefault="002813C8" w:rsidP="00C515AC">
      <w:pPr>
        <w:pStyle w:val="Code"/>
      </w:pPr>
      <w:r w:rsidRPr="00C04222">
        <w:t> </w:t>
      </w:r>
      <w:r w:rsidRPr="00C04222">
        <w:t> </w:t>
      </w:r>
      <w:r w:rsidRPr="00C04222">
        <w:t>&lt;/header&gt;</w:t>
      </w:r>
    </w:p>
    <w:p w:rsidR="002813C8" w:rsidRPr="00C04222" w:rsidRDefault="002813C8" w:rsidP="00C515AC">
      <w:pPr>
        <w:pStyle w:val="Code"/>
      </w:pPr>
      <w:r w:rsidRPr="00C04222">
        <w:t> </w:t>
      </w:r>
      <w:r w:rsidRPr="00C04222">
        <w:t> </w:t>
      </w:r>
      <w:r w:rsidRPr="00C04222">
        <w:t>&lt;</w:t>
      </w:r>
      <w:proofErr w:type="spellStart"/>
      <w:proofErr w:type="gramStart"/>
      <w:r w:rsidRPr="00C04222">
        <w:t>nav</w:t>
      </w:r>
      <w:proofErr w:type="spellEnd"/>
      <w:proofErr w:type="gramEnd"/>
      <w:r w:rsidRPr="00C04222">
        <w:t>&gt;</w:t>
      </w:r>
    </w:p>
    <w:p w:rsidR="002813C8" w:rsidRPr="00C04222" w:rsidRDefault="002813C8" w:rsidP="00C515AC">
      <w:pPr>
        <w:pStyle w:val="Code"/>
      </w:pPr>
      <w:r w:rsidRPr="00C04222">
        <w:t> </w:t>
      </w:r>
      <w:r w:rsidRPr="00C04222">
        <w:t> </w:t>
      </w:r>
      <w:r w:rsidRPr="00C04222">
        <w:t> </w:t>
      </w:r>
      <w:r w:rsidRPr="00C04222">
        <w:t> </w:t>
      </w:r>
      <w:r w:rsidRPr="00C04222">
        <w:t>&lt;h1&gt;Site Navigation&lt;/h1&gt;</w:t>
      </w:r>
    </w:p>
    <w:p w:rsidR="002813C8" w:rsidRPr="00C04222" w:rsidRDefault="002813C8" w:rsidP="00C515AC">
      <w:pPr>
        <w:pStyle w:val="Code"/>
      </w:pPr>
      <w:r w:rsidRPr="00C04222">
        <w:t> </w:t>
      </w:r>
      <w:r w:rsidRPr="00C04222">
        <w:t> </w:t>
      </w:r>
      <w:r w:rsidRPr="00C04222">
        <w:t>&lt;/</w:t>
      </w:r>
      <w:proofErr w:type="spellStart"/>
      <w:r w:rsidRPr="00C04222">
        <w:t>nav</w:t>
      </w:r>
      <w:proofErr w:type="spellEnd"/>
      <w:r w:rsidRPr="00C04222">
        <w:t>&gt;</w:t>
      </w:r>
    </w:p>
    <w:p w:rsidR="002813C8" w:rsidRPr="00C04222" w:rsidRDefault="002813C8" w:rsidP="00C515AC">
      <w:pPr>
        <w:pStyle w:val="Code"/>
      </w:pPr>
      <w:r w:rsidRPr="00C04222">
        <w:t> </w:t>
      </w:r>
      <w:r w:rsidRPr="00C04222">
        <w:t> </w:t>
      </w:r>
      <w:r w:rsidRPr="00C04222">
        <w:t>&lt;</w:t>
      </w:r>
      <w:proofErr w:type="gramStart"/>
      <w:r w:rsidRPr="00C04222">
        <w:t>section</w:t>
      </w:r>
      <w:proofErr w:type="gramEnd"/>
      <w:r w:rsidRPr="00C04222">
        <w:t>&gt;</w:t>
      </w:r>
    </w:p>
    <w:p w:rsidR="002813C8" w:rsidRPr="00C04222" w:rsidRDefault="002813C8" w:rsidP="00C515AC">
      <w:pPr>
        <w:pStyle w:val="Code"/>
      </w:pPr>
      <w:r w:rsidRPr="00C04222">
        <w:t> </w:t>
      </w:r>
      <w:r w:rsidRPr="00C04222">
        <w:t> </w:t>
      </w:r>
      <w:r w:rsidRPr="00C04222">
        <w:t> </w:t>
      </w:r>
      <w:r w:rsidRPr="00C04222">
        <w:t> </w:t>
      </w:r>
      <w:r w:rsidRPr="00C04222">
        <w:t>&lt;h1&gt;Breaking News&lt;/h1&gt;</w:t>
      </w:r>
    </w:p>
    <w:p w:rsidR="002813C8" w:rsidRPr="00C04222" w:rsidRDefault="002813C8" w:rsidP="00C515AC">
      <w:pPr>
        <w:pStyle w:val="Code"/>
      </w:pPr>
      <w:r w:rsidRPr="00C04222">
        <w:t> </w:t>
      </w:r>
      <w:r w:rsidRPr="00C04222">
        <w:t> </w:t>
      </w:r>
      <w:r w:rsidRPr="00C04222">
        <w:t> </w:t>
      </w:r>
      <w:r w:rsidRPr="00C04222">
        <w:t> </w:t>
      </w:r>
      <w:r w:rsidRPr="00C04222">
        <w:t> </w:t>
      </w:r>
      <w:r w:rsidRPr="00C04222">
        <w:t> </w:t>
      </w:r>
      <w:r w:rsidRPr="00C04222">
        <w:t>&lt;h2&gt;Car overturns on highway&lt;/h2&gt;</w:t>
      </w:r>
    </w:p>
    <w:p w:rsidR="002813C8" w:rsidRPr="00C04222" w:rsidRDefault="002813C8" w:rsidP="00C515AC">
      <w:pPr>
        <w:pStyle w:val="Code"/>
      </w:pPr>
      <w:r w:rsidRPr="00C04222">
        <w:t> </w:t>
      </w:r>
      <w:r w:rsidRPr="00C04222">
        <w:t> </w:t>
      </w:r>
      <w:r w:rsidRPr="00C04222">
        <w:t>&lt;/section&gt;</w:t>
      </w:r>
    </w:p>
    <w:p w:rsidR="002813C8" w:rsidRPr="00C04222" w:rsidRDefault="002813C8" w:rsidP="00C515AC">
      <w:pPr>
        <w:pStyle w:val="Code"/>
      </w:pPr>
      <w:r w:rsidRPr="00C04222">
        <w:t>&lt;/body&gt;</w:t>
      </w:r>
    </w:p>
    <w:p w:rsidR="002813C8" w:rsidRDefault="002813C8" w:rsidP="00C515AC">
      <w:r>
        <w:t>This HTML has the following document outline:</w:t>
      </w:r>
    </w:p>
    <w:p w:rsidR="002813C8" w:rsidRDefault="002813C8" w:rsidP="00C515AC">
      <w:r w:rsidRPr="00C04222">
        <w:rPr>
          <w:rFonts w:ascii="Courier" w:hAnsi="Courier" w:cs="CourierNewPSMT"/>
        </w:rPr>
        <w:t> </w:t>
      </w:r>
      <w:r w:rsidRPr="00C04222">
        <w:rPr>
          <w:rFonts w:ascii="Courier" w:hAnsi="Courier" w:cs="CourierNewPSMT"/>
        </w:rPr>
        <w:t> </w:t>
      </w:r>
      <w:r>
        <w:t>1. Welcome to our site</w:t>
      </w:r>
    </w:p>
    <w:p w:rsidR="002813C8" w:rsidRDefault="002813C8" w:rsidP="00C515AC">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t>1. Site Navigation</w:t>
      </w:r>
    </w:p>
    <w:p w:rsidR="002813C8" w:rsidRDefault="002813C8" w:rsidP="00C515AC">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t>2. Breaking News</w:t>
      </w:r>
    </w:p>
    <w:p w:rsidR="002813C8" w:rsidRDefault="002813C8" w:rsidP="00C515AC">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t>1. Car Overturns on Highway</w:t>
      </w:r>
    </w:p>
    <w:p w:rsidR="002813C8" w:rsidRDefault="002813C8" w:rsidP="00C515AC">
      <w:r>
        <w:lastRenderedPageBreak/>
        <w:t xml:space="preserve">In this example, the </w:t>
      </w:r>
      <w:r w:rsidRPr="00BC40C6">
        <w:rPr>
          <w:rStyle w:val="bodycode"/>
        </w:rPr>
        <w:t>&lt;</w:t>
      </w:r>
      <w:proofErr w:type="spellStart"/>
      <w:r w:rsidRPr="00BC40C6">
        <w:rPr>
          <w:rStyle w:val="bodycode"/>
        </w:rPr>
        <w:t>nav</w:t>
      </w:r>
      <w:proofErr w:type="spellEnd"/>
      <w:r w:rsidRPr="00BC40C6">
        <w:rPr>
          <w:rStyle w:val="bodycode"/>
        </w:rPr>
        <w:t>&gt;</w:t>
      </w:r>
      <w:r>
        <w:t xml:space="preserve"> and </w:t>
      </w:r>
      <w:r w:rsidRPr="00BC40C6">
        <w:rPr>
          <w:rStyle w:val="bodycode"/>
        </w:rPr>
        <w:t>&lt;section&gt;</w:t>
      </w:r>
      <w:r>
        <w:t xml:space="preserve"> elements create new sections within the outline, but their name comes from the nested heading. This makes headings a much more significant part of the document outline for HTML5 sites. The HTML5 model lets you add a new h1 element per section, so different sections of the page can have their own hierarchy, as shown in the example above.</w:t>
      </w:r>
    </w:p>
    <w:p w:rsidR="002813C8" w:rsidRDefault="002813C8" w:rsidP="00C515AC">
      <w:r>
        <w:t xml:space="preserve">A potential complication is that currently, the HTML5 specification states that sectioning elements must contain headings, or they appear listed as Untitled in the outline. For example, in the HTML example above, deleting the heading 1 element from the </w:t>
      </w:r>
      <w:r w:rsidRPr="00BC40C6">
        <w:rPr>
          <w:rStyle w:val="bodycode"/>
        </w:rPr>
        <w:t>&lt;</w:t>
      </w:r>
      <w:proofErr w:type="spellStart"/>
      <w:r w:rsidRPr="00BC40C6">
        <w:rPr>
          <w:rStyle w:val="bodycode"/>
        </w:rPr>
        <w:t>nav</w:t>
      </w:r>
      <w:proofErr w:type="spellEnd"/>
      <w:r w:rsidRPr="00BC40C6">
        <w:rPr>
          <w:rStyle w:val="bodycode"/>
        </w:rPr>
        <w:t>&gt;</w:t>
      </w:r>
      <w:r>
        <w:t xml:space="preserve"> element makes the outline appear as follows:</w:t>
      </w:r>
    </w:p>
    <w:p w:rsidR="002813C8" w:rsidRDefault="002813C8" w:rsidP="00C515AC">
      <w:r w:rsidRPr="00C04222">
        <w:rPr>
          <w:rFonts w:ascii="Courier" w:hAnsi="Courier" w:cs="CourierNewPSMT"/>
        </w:rPr>
        <w:t> </w:t>
      </w:r>
      <w:r w:rsidRPr="00C04222">
        <w:rPr>
          <w:rFonts w:ascii="Courier" w:hAnsi="Courier" w:cs="CourierNewPSMT"/>
        </w:rPr>
        <w:t> </w:t>
      </w:r>
      <w:r>
        <w:t>1. Welcome to our site</w:t>
      </w:r>
    </w:p>
    <w:p w:rsidR="002813C8" w:rsidRDefault="002813C8" w:rsidP="00C515AC">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t xml:space="preserve">1. </w:t>
      </w:r>
      <w:r>
        <w:rPr>
          <w:rStyle w:val="italic"/>
          <w:iCs/>
        </w:rPr>
        <w:t>Untitled</w:t>
      </w:r>
      <w:r>
        <w:t xml:space="preserve"> NAV</w:t>
      </w:r>
    </w:p>
    <w:p w:rsidR="002813C8" w:rsidRDefault="002813C8" w:rsidP="00C515AC">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t>2. Breaking News</w:t>
      </w:r>
    </w:p>
    <w:p w:rsidR="002813C8" w:rsidRDefault="002813C8" w:rsidP="00C515AC">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rsidRPr="00C04222">
        <w:rPr>
          <w:rFonts w:ascii="Courier" w:hAnsi="Courier" w:cs="CourierNewPSMT"/>
        </w:rPr>
        <w:t> </w:t>
      </w:r>
      <w:r>
        <w:t>1. Car Overturns on Highway</w:t>
      </w:r>
    </w:p>
    <w:p w:rsidR="002813C8" w:rsidRDefault="002813C8" w:rsidP="00C515AC">
      <w:r>
        <w:t>In the screen reader example used earlier, this document outline is not ideal since the navigation is unlabeled. However, putting headings inside navigations is not currently a common practice for designers and so it is important to note that this is an area of the HTML5 specification still being refined at the time of this writing. The rules dictating HTML5 outlines might change, but you should keep in mind that document outlines can help organize your HTML5 content and teach you more about sectioning. Creating a good document outline today will help ensure your site benefits when future browsers begin to use them. Designers and developers who prioritize the accessibility of their sites should pay particular attention to the role of the document outline.</w:t>
      </w:r>
    </w:p>
    <w:p w:rsidR="00C515AC" w:rsidRPr="00C515AC" w:rsidRDefault="00C515AC" w:rsidP="00C515AC">
      <w:pPr>
        <w:rPr>
          <w:rStyle w:val="Emphasis"/>
        </w:rPr>
      </w:pPr>
      <w:r w:rsidRPr="00C515AC">
        <w:rPr>
          <w:rStyle w:val="Emphasis"/>
        </w:rPr>
        <w:t xml:space="preserve">Viewing an HTML5 document outline is not necessarily easy at the moment since there are few tools available for this purpose. You can see an interactive example of a document outline however, at the following </w:t>
      </w:r>
      <w:proofErr w:type="gramStart"/>
      <w:r w:rsidRPr="00C515AC">
        <w:rPr>
          <w:rStyle w:val="Emphasis"/>
        </w:rPr>
        <w:t>url</w:t>
      </w:r>
      <w:proofErr w:type="gramEnd"/>
      <w:r w:rsidRPr="00C515AC">
        <w:rPr>
          <w:rStyle w:val="Emphasis"/>
        </w:rPr>
        <w:t>: http://ie.microsoft.com/testdrive/HTML5/SemanticNotepad</w:t>
      </w:r>
    </w:p>
    <w:tbl>
      <w:tblPr>
        <w:tblW w:w="0" w:type="auto"/>
        <w:tblInd w:w="240" w:type="dxa"/>
        <w:tblLayout w:type="fixed"/>
        <w:tblCellMar>
          <w:left w:w="0" w:type="dxa"/>
          <w:right w:w="0" w:type="dxa"/>
        </w:tblCellMar>
        <w:tblLook w:val="0000" w:firstRow="0" w:lastRow="0" w:firstColumn="0" w:lastColumn="0" w:noHBand="0" w:noVBand="0"/>
      </w:tblPr>
      <w:tblGrid>
        <w:gridCol w:w="9360"/>
      </w:tblGrid>
      <w:tr w:rsidR="002813C8" w:rsidRPr="008D3E7B" w:rsidTr="00A03C88">
        <w:trPr>
          <w:trHeight w:val="60"/>
          <w:tblHeader/>
        </w:trPr>
        <w:tc>
          <w:tcPr>
            <w:tcW w:w="9360" w:type="dxa"/>
            <w:tcBorders>
              <w:top w:val="single" w:sz="6" w:space="0" w:color="auto"/>
              <w:left w:val="single" w:sz="6" w:space="0" w:color="auto"/>
              <w:bottom w:val="single" w:sz="6" w:space="0" w:color="auto"/>
              <w:right w:val="single" w:sz="6" w:space="0" w:color="auto"/>
            </w:tcBorders>
            <w:shd w:val="clear" w:color="auto" w:fill="F05A22"/>
            <w:tcMar>
              <w:top w:w="120" w:type="dxa"/>
              <w:left w:w="240" w:type="dxa"/>
              <w:bottom w:w="120" w:type="dxa"/>
              <w:right w:w="240" w:type="dxa"/>
            </w:tcMar>
          </w:tcPr>
          <w:p w:rsidR="002813C8" w:rsidRPr="008D3E7B" w:rsidRDefault="002813C8" w:rsidP="00F02665">
            <w:pPr>
              <w:pStyle w:val="sidebarheadline"/>
            </w:pPr>
            <w:r w:rsidRPr="008D3E7B">
              <w:t>Deeper accessibility with WAI-ARIA roles</w:t>
            </w:r>
          </w:p>
        </w:tc>
      </w:tr>
      <w:tr w:rsidR="002813C8" w:rsidRPr="008D3E7B">
        <w:trPr>
          <w:trHeight w:val="60"/>
        </w:trPr>
        <w:tc>
          <w:tcPr>
            <w:tcW w:w="936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813C8" w:rsidRPr="008D3E7B" w:rsidRDefault="002813C8" w:rsidP="00F02665">
            <w:pPr>
              <w:pStyle w:val="sidebarparagraph"/>
            </w:pPr>
            <w:r w:rsidRPr="008D3E7B">
              <w:t xml:space="preserve">The Accessible Rich Internet Applications Suite (WAI-ARIA), whose goal is to organize and improve accessibility across the web, is being developed alongside the HTML5 specification. A portion of the specification, called landmark roles, is specifically designed to be used with HTML and XHTML elements. A landmark role is a way of categorizing and identifying different parts of a web page. For example, a role called banner identifies the region that contains the primary heading of the page. You can add this role as an attribute for the HTML5 </w:t>
            </w:r>
            <w:r w:rsidRPr="00BC40C6">
              <w:rPr>
                <w:rStyle w:val="bodycode"/>
              </w:rPr>
              <w:t xml:space="preserve">&lt;header&gt; </w:t>
            </w:r>
            <w:r w:rsidRPr="008D3E7B">
              <w:t>element, for example:</w:t>
            </w:r>
          </w:p>
          <w:p w:rsidR="002813C8" w:rsidRPr="00BC40C6" w:rsidRDefault="002813C8" w:rsidP="00F02665">
            <w:pPr>
              <w:pStyle w:val="sidebarparagraph"/>
              <w:rPr>
                <w:rStyle w:val="bodycode"/>
              </w:rPr>
            </w:pPr>
            <w:r w:rsidRPr="00BC40C6">
              <w:rPr>
                <w:rStyle w:val="bodycode"/>
              </w:rPr>
              <w:t>&lt;header role="banner"&gt;</w:t>
            </w:r>
          </w:p>
          <w:p w:rsidR="002813C8" w:rsidRPr="008D3E7B" w:rsidRDefault="002813C8" w:rsidP="00F02665">
            <w:pPr>
              <w:pStyle w:val="sidebarparagraph"/>
            </w:pPr>
            <w:r w:rsidRPr="008D3E7B">
              <w:t xml:space="preserve">Some of the landmark roles have direct equivalents to HTML elements. For example, the </w:t>
            </w:r>
            <w:r w:rsidRPr="00BC40C6">
              <w:rPr>
                <w:rStyle w:val="bodycode"/>
              </w:rPr>
              <w:t xml:space="preserve">role="form" </w:t>
            </w:r>
            <w:r w:rsidRPr="008D3E7B">
              <w:t xml:space="preserve">attribute is used for form elements and the </w:t>
            </w:r>
            <w:r w:rsidRPr="00BC40C6">
              <w:rPr>
                <w:rStyle w:val="bodycode"/>
              </w:rPr>
              <w:t xml:space="preserve">role="navigation" </w:t>
            </w:r>
            <w:r w:rsidRPr="008D3E7B">
              <w:t xml:space="preserve">is used for the HTML5 </w:t>
            </w:r>
            <w:r w:rsidRPr="00BC40C6">
              <w:rPr>
                <w:rStyle w:val="bodycode"/>
              </w:rPr>
              <w:t>&lt;</w:t>
            </w:r>
            <w:proofErr w:type="spellStart"/>
            <w:r w:rsidRPr="00BC40C6">
              <w:rPr>
                <w:rStyle w:val="bodycode"/>
              </w:rPr>
              <w:t>nav</w:t>
            </w:r>
            <w:proofErr w:type="spellEnd"/>
            <w:r w:rsidRPr="00BC40C6">
              <w:rPr>
                <w:rStyle w:val="bodycode"/>
              </w:rPr>
              <w:t>&gt;</w:t>
            </w:r>
            <w:r w:rsidRPr="008D3E7B">
              <w:t xml:space="preserve"> element. You can use landmark roles today, but you might need to review your code in the future to ensure that it is aligned with the specification when it is finalized.</w:t>
            </w:r>
          </w:p>
          <w:p w:rsidR="002813C8" w:rsidRPr="008D3E7B" w:rsidRDefault="002813C8" w:rsidP="00C04222">
            <w:pPr>
              <w:pStyle w:val="sidebarparagraph"/>
              <w:rPr>
                <w:rStyle w:val="URL"/>
              </w:rPr>
            </w:pPr>
            <w:r w:rsidRPr="008D3E7B">
              <w:t>You can learn more about WAI-ARIA and landmark roles at</w:t>
            </w:r>
            <w:r w:rsidR="00C04222">
              <w:t xml:space="preserve"> </w:t>
            </w:r>
            <w:r w:rsidR="00C04222">
              <w:lastRenderedPageBreak/>
              <w:t>h</w:t>
            </w:r>
            <w:r w:rsidRPr="008D3E7B">
              <w:rPr>
                <w:rStyle w:val="URL"/>
                <w:iCs/>
              </w:rPr>
              <w:t>ttp://www.w3.o</w:t>
            </w:r>
            <w:r w:rsidR="00C04222">
              <w:rPr>
                <w:rStyle w:val="URL"/>
                <w:iCs/>
              </w:rPr>
              <w:t>rg/WAI/PF/aria/usage#usage_intro</w:t>
            </w:r>
          </w:p>
          <w:p w:rsidR="002813C8" w:rsidRPr="008D3E7B" w:rsidRDefault="002813C8" w:rsidP="00F02665">
            <w:pPr>
              <w:pStyle w:val="sidebarparagraph"/>
              <w:rPr>
                <w:rStyle w:val="URL"/>
              </w:rPr>
            </w:pPr>
            <w:r w:rsidRPr="008D3E7B">
              <w:t>You can find the W3C specification for WAI-ARIA 1.0 at</w:t>
            </w:r>
            <w:r w:rsidR="00C04222">
              <w:t xml:space="preserve"> </w:t>
            </w:r>
            <w:r w:rsidRPr="008D3E7B">
              <w:rPr>
                <w:rStyle w:val="URL"/>
                <w:iCs/>
              </w:rPr>
              <w:t>http://www.w3.org/WAI/PF/aria-practices/</w:t>
            </w:r>
          </w:p>
          <w:p w:rsidR="002813C8" w:rsidRPr="008D3E7B" w:rsidRDefault="002813C8" w:rsidP="00F02665">
            <w:pPr>
              <w:pStyle w:val="sidebarparagraph"/>
            </w:pPr>
            <w:r w:rsidRPr="008D3E7B">
              <w:t>The aria-practices page above also includes sample code and best practices for adding landmark roles into your web pages.</w:t>
            </w:r>
          </w:p>
        </w:tc>
      </w:tr>
    </w:tbl>
    <w:p w:rsidR="002813C8" w:rsidRDefault="002813C8" w:rsidP="00C515AC">
      <w:pPr>
        <w:pStyle w:val="Heading2"/>
      </w:pPr>
      <w:r>
        <w:lastRenderedPageBreak/>
        <w:t>Adding the footer element</w:t>
      </w:r>
    </w:p>
    <w:p w:rsidR="002813C8" w:rsidRDefault="002813C8" w:rsidP="00C515AC">
      <w:r>
        <w:t xml:space="preserve">Keep in mind that the </w:t>
      </w:r>
      <w:r w:rsidRPr="00BC40C6">
        <w:rPr>
          <w:rStyle w:val="bodycode"/>
        </w:rPr>
        <w:t xml:space="preserve">&lt;header&gt; </w:t>
      </w:r>
      <w:r>
        <w:t xml:space="preserve">element you added earlier is not a sectioning element and will not define a new section in a document outline. Similarly, the </w:t>
      </w:r>
      <w:r w:rsidRPr="00BC40C6">
        <w:rPr>
          <w:rStyle w:val="bodycode"/>
        </w:rPr>
        <w:t xml:space="preserve">&lt;footer&gt; </w:t>
      </w:r>
      <w:r>
        <w:t xml:space="preserve">element is not categorized as a sectioning element; you can have more than one footer element per page. For example, you could have </w:t>
      </w:r>
      <w:proofErr w:type="gramStart"/>
      <w:r>
        <w:t>a site</w:t>
      </w:r>
      <w:proofErr w:type="gramEnd"/>
      <w:r>
        <w:t xml:space="preserve"> footer as well as a footer within a </w:t>
      </w:r>
      <w:r w:rsidRPr="00BC40C6">
        <w:rPr>
          <w:rStyle w:val="bodycode"/>
        </w:rPr>
        <w:t>&lt;section&gt;</w:t>
      </w:r>
      <w:r>
        <w:t xml:space="preserve"> element. In this exercise, you will simply replace the original div named </w:t>
      </w:r>
      <w:r w:rsidRPr="00C04222">
        <w:rPr>
          <w:rStyle w:val="bodycode"/>
          <w:rFonts w:ascii="Courier" w:hAnsi="Courier" w:cs="CourierNewPSMT"/>
        </w:rPr>
        <w:t>footer</w:t>
      </w:r>
      <w:r>
        <w:t xml:space="preserve"> with the new HTML5 footer element.</w:t>
      </w:r>
    </w:p>
    <w:p w:rsidR="002813C8" w:rsidRDefault="002813C8" w:rsidP="00C515AC">
      <w:pPr>
        <w:pStyle w:val="NumberParagraph"/>
        <w:numPr>
          <w:ilvl w:val="0"/>
          <w:numId w:val="19"/>
        </w:numPr>
      </w:pPr>
      <w:r>
        <w:t xml:space="preserve">In your HTML page, locate the </w:t>
      </w:r>
      <w:r w:rsidRPr="00C04222">
        <w:rPr>
          <w:rFonts w:ascii="Courier" w:hAnsi="Courier" w:cs="CourierNewPSMT"/>
        </w:rPr>
        <w:t>div</w:t>
      </w:r>
      <w:r>
        <w:t xml:space="preserve"> element with the ID attribute </w:t>
      </w:r>
      <w:r w:rsidRPr="00C04222">
        <w:rPr>
          <w:rStyle w:val="bodycode"/>
          <w:rFonts w:ascii="Courier" w:hAnsi="Courier" w:cs="CourierNewPSMT"/>
        </w:rPr>
        <w:t>footer</w:t>
      </w:r>
      <w:r>
        <w:t xml:space="preserve"> and make the following change:</w:t>
      </w:r>
    </w:p>
    <w:p w:rsidR="002813C8" w:rsidRDefault="002813C8" w:rsidP="00C515AC">
      <w:pPr>
        <w:pStyle w:val="Code"/>
        <w:rPr>
          <w:rStyle w:val="codeboldRED"/>
          <w:rFonts w:asciiTheme="minorHAnsi" w:eastAsiaTheme="minorHAnsi" w:hAnsiTheme="minorHAnsi" w:cstheme="minorBidi"/>
          <w:sz w:val="22"/>
          <w:szCs w:val="22"/>
        </w:rPr>
      </w:pPr>
      <w:r>
        <w:rPr>
          <w:rStyle w:val="codeboldRED"/>
          <w:bCs/>
        </w:rPr>
        <w:t>&lt;footer id="</w:t>
      </w:r>
      <w:proofErr w:type="spellStart"/>
      <w:r>
        <w:rPr>
          <w:rStyle w:val="codeboldRED"/>
          <w:bCs/>
        </w:rPr>
        <w:t>siteinfo</w:t>
      </w:r>
      <w:proofErr w:type="spellEnd"/>
      <w:r>
        <w:rPr>
          <w:rStyle w:val="codeboldRED"/>
          <w:bCs/>
        </w:rPr>
        <w:t>"&gt;</w:t>
      </w:r>
    </w:p>
    <w:p w:rsidR="002813C8" w:rsidRPr="00C04222" w:rsidRDefault="002813C8" w:rsidP="00C515AC">
      <w:pPr>
        <w:pStyle w:val="Code"/>
      </w:pPr>
      <w:r w:rsidRPr="00C04222">
        <w:t> </w:t>
      </w:r>
      <w:r w:rsidRPr="00C04222">
        <w:t> </w:t>
      </w:r>
      <w:r w:rsidRPr="00C04222">
        <w:t>&lt;p&gt;Copyright Worldwide Apparel 2011 &lt;/p&gt; &lt;p&gt;All content on this site is confidential and should not be shared with anyone outside of Worldwide Apparel./a&gt;&lt;/p&gt;</w:t>
      </w:r>
    </w:p>
    <w:p w:rsidR="002813C8" w:rsidRDefault="002813C8" w:rsidP="00C515AC">
      <w:pPr>
        <w:pStyle w:val="Code"/>
        <w:rPr>
          <w:rStyle w:val="codeboldRED"/>
        </w:rPr>
      </w:pPr>
      <w:r>
        <w:rPr>
          <w:rStyle w:val="codeboldRED"/>
          <w:bCs/>
        </w:rPr>
        <w:t>&lt;/footer&gt;</w:t>
      </w:r>
    </w:p>
    <w:p w:rsidR="002813C8" w:rsidRDefault="002813C8" w:rsidP="00C515AC">
      <w:pPr>
        <w:pStyle w:val="NumberParagraph"/>
      </w:pPr>
      <w:r>
        <w:t xml:space="preserve">Open your base.css external </w:t>
      </w:r>
      <w:proofErr w:type="spellStart"/>
      <w:r>
        <w:t>stylesheet</w:t>
      </w:r>
      <w:proofErr w:type="spellEnd"/>
      <w:r>
        <w:t xml:space="preserve">, locate the </w:t>
      </w:r>
      <w:r w:rsidRPr="00BC40C6">
        <w:rPr>
          <w:rStyle w:val="bodycode"/>
        </w:rPr>
        <w:t>#footer</w:t>
      </w:r>
      <w:r>
        <w:t xml:space="preserve"> ID, and change the selector as follows:</w:t>
      </w:r>
    </w:p>
    <w:p w:rsidR="002813C8" w:rsidRPr="00C04222" w:rsidRDefault="002813C8" w:rsidP="00C515AC">
      <w:pPr>
        <w:pStyle w:val="Code"/>
      </w:pPr>
      <w:r>
        <w:rPr>
          <w:rStyle w:val="codeboldRED"/>
          <w:bCs/>
        </w:rPr>
        <w:t>#</w:t>
      </w:r>
      <w:proofErr w:type="spellStart"/>
      <w:r>
        <w:rPr>
          <w:rStyle w:val="codeboldRED"/>
          <w:bCs/>
        </w:rPr>
        <w:t>siteinfo</w:t>
      </w:r>
      <w:proofErr w:type="spellEnd"/>
      <w:r w:rsidRPr="00C04222">
        <w:t xml:space="preserve"> {</w:t>
      </w:r>
    </w:p>
    <w:p w:rsidR="002813C8" w:rsidRPr="00C04222" w:rsidRDefault="002813C8" w:rsidP="00C515AC">
      <w:pPr>
        <w:pStyle w:val="Code"/>
      </w:pPr>
      <w:r w:rsidRPr="00C04222">
        <w:t> </w:t>
      </w:r>
      <w:r w:rsidRPr="00C04222">
        <w:t> </w:t>
      </w:r>
      <w:proofErr w:type="spellStart"/>
      <w:proofErr w:type="gramStart"/>
      <w:r w:rsidRPr="00C04222">
        <w:t>clear:</w:t>
      </w:r>
      <w:proofErr w:type="gramEnd"/>
      <w:r w:rsidRPr="00C04222">
        <w:t>both</w:t>
      </w:r>
      <w:proofErr w:type="spellEnd"/>
      <w:r w:rsidRPr="00C04222">
        <w:t>;</w:t>
      </w:r>
    </w:p>
    <w:p w:rsidR="002813C8" w:rsidRPr="00C04222" w:rsidRDefault="002813C8" w:rsidP="00C515AC">
      <w:pPr>
        <w:pStyle w:val="Code"/>
      </w:pPr>
      <w:r w:rsidRPr="00C04222">
        <w:t xml:space="preserve">  </w:t>
      </w:r>
      <w:proofErr w:type="gramStart"/>
      <w:r w:rsidRPr="00C04222">
        <w:t>background-color</w:t>
      </w:r>
      <w:proofErr w:type="gramEnd"/>
      <w:r w:rsidRPr="00C04222">
        <w:t>:#FFF;</w:t>
      </w:r>
    </w:p>
    <w:p w:rsidR="002813C8" w:rsidRPr="00C04222" w:rsidRDefault="002813C8" w:rsidP="00C515AC">
      <w:pPr>
        <w:pStyle w:val="Code"/>
      </w:pPr>
      <w:r w:rsidRPr="00C04222">
        <w:t> </w:t>
      </w:r>
      <w:r w:rsidRPr="00C04222">
        <w:t> </w:t>
      </w:r>
      <w:proofErr w:type="spellStart"/>
      <w:proofErr w:type="gramStart"/>
      <w:r w:rsidRPr="00C04222">
        <w:t>background-image:</w:t>
      </w:r>
      <w:proofErr w:type="gramEnd"/>
      <w:r w:rsidRPr="00C04222">
        <w:t>url</w:t>
      </w:r>
      <w:proofErr w:type="spellEnd"/>
      <w:r w:rsidRPr="00C04222">
        <w:t>(images/footer_background.jpg);</w:t>
      </w:r>
    </w:p>
    <w:p w:rsidR="002813C8" w:rsidRPr="00C04222" w:rsidRDefault="002813C8" w:rsidP="00C515AC">
      <w:pPr>
        <w:pStyle w:val="Code"/>
      </w:pPr>
      <w:r w:rsidRPr="00C04222">
        <w:t> </w:t>
      </w:r>
      <w:r w:rsidRPr="00C04222">
        <w:t> </w:t>
      </w:r>
      <w:proofErr w:type="spellStart"/>
      <w:proofErr w:type="gramStart"/>
      <w:r w:rsidRPr="00C04222">
        <w:t>background-repeat:</w:t>
      </w:r>
      <w:proofErr w:type="gramEnd"/>
      <w:r w:rsidRPr="00C04222">
        <w:t>no-repeat</w:t>
      </w:r>
      <w:proofErr w:type="spellEnd"/>
      <w:r w:rsidRPr="00C04222">
        <w:t>;</w:t>
      </w:r>
    </w:p>
    <w:p w:rsidR="002813C8" w:rsidRPr="00C04222" w:rsidRDefault="002813C8" w:rsidP="00C515AC">
      <w:pPr>
        <w:pStyle w:val="Code"/>
      </w:pPr>
      <w:r w:rsidRPr="00C04222">
        <w:t> </w:t>
      </w:r>
      <w:r w:rsidRPr="00C04222">
        <w:t> </w:t>
      </w:r>
      <w:proofErr w:type="gramStart"/>
      <w:r w:rsidRPr="00C04222">
        <w:t>width:</w:t>
      </w:r>
      <w:proofErr w:type="gramEnd"/>
      <w:r w:rsidRPr="00C04222">
        <w:t>960px;</w:t>
      </w:r>
    </w:p>
    <w:p w:rsidR="002813C8" w:rsidRPr="00C04222" w:rsidRDefault="002813C8" w:rsidP="00C515AC">
      <w:pPr>
        <w:pStyle w:val="Code"/>
      </w:pPr>
      <w:r w:rsidRPr="00C04222">
        <w:t> </w:t>
      </w:r>
      <w:r w:rsidRPr="00C04222">
        <w:t> </w:t>
      </w:r>
      <w:proofErr w:type="gramStart"/>
      <w:r w:rsidRPr="00C04222">
        <w:t>height:</w:t>
      </w:r>
      <w:proofErr w:type="gramEnd"/>
      <w:r w:rsidRPr="00C04222">
        <w:t>128px;</w:t>
      </w:r>
    </w:p>
    <w:p w:rsidR="002813C8" w:rsidRPr="00C04222" w:rsidRDefault="002813C8" w:rsidP="00C515AC">
      <w:pPr>
        <w:pStyle w:val="Code"/>
      </w:pPr>
      <w:r w:rsidRPr="00C04222">
        <w:t> </w:t>
      </w:r>
      <w:r w:rsidRPr="00C04222">
        <w:t> </w:t>
      </w:r>
      <w:proofErr w:type="gramStart"/>
      <w:r w:rsidRPr="00C04222">
        <w:t>padding-top:</w:t>
      </w:r>
      <w:proofErr w:type="gramEnd"/>
      <w:r w:rsidRPr="00C04222">
        <w:t>10px;</w:t>
      </w:r>
    </w:p>
    <w:p w:rsidR="002813C8" w:rsidRPr="00C04222" w:rsidRDefault="002813C8" w:rsidP="00C515AC">
      <w:pPr>
        <w:pStyle w:val="Code"/>
      </w:pPr>
      <w:r w:rsidRPr="00C04222">
        <w:t>}</w:t>
      </w:r>
    </w:p>
    <w:p w:rsidR="002813C8" w:rsidRDefault="002813C8" w:rsidP="00C515AC">
      <w:pPr>
        <w:pStyle w:val="NumberParagraph"/>
      </w:pPr>
      <w:r>
        <w:t xml:space="preserve">Below this rule, there is a contextual selector for paragraphs inside the footer that you need to update. Replace the </w:t>
      </w:r>
      <w:r w:rsidRPr="00BC40C6">
        <w:rPr>
          <w:rStyle w:val="bodycode"/>
        </w:rPr>
        <w:t>#footer p</w:t>
      </w:r>
      <w:r>
        <w:t xml:space="preserve"> selector as follows:</w:t>
      </w:r>
    </w:p>
    <w:p w:rsidR="002813C8" w:rsidRDefault="002813C8" w:rsidP="00C515AC">
      <w:pPr>
        <w:pStyle w:val="Code"/>
      </w:pPr>
      <w:r>
        <w:rPr>
          <w:rStyle w:val="codeboldRED"/>
          <w:bCs/>
        </w:rPr>
        <w:t>#</w:t>
      </w:r>
      <w:proofErr w:type="spellStart"/>
      <w:r>
        <w:rPr>
          <w:rStyle w:val="codeboldRED"/>
          <w:bCs/>
        </w:rPr>
        <w:t>siteinfo</w:t>
      </w:r>
      <w:proofErr w:type="spellEnd"/>
      <w:r>
        <w:rPr>
          <w:rStyle w:val="codeboldRED"/>
          <w:bCs/>
        </w:rPr>
        <w:t xml:space="preserve"> </w:t>
      </w:r>
      <w:r>
        <w:t>p {</w:t>
      </w:r>
    </w:p>
    <w:p w:rsidR="002813C8" w:rsidRDefault="002813C8" w:rsidP="00C515AC">
      <w:pPr>
        <w:pStyle w:val="Code"/>
      </w:pPr>
      <w:r w:rsidRPr="00C04222">
        <w:t> </w:t>
      </w:r>
      <w:r w:rsidRPr="00C04222">
        <w:t> </w:t>
      </w:r>
      <w:proofErr w:type="gramStart"/>
      <w:r>
        <w:t>margin:</w:t>
      </w:r>
      <w:proofErr w:type="gramEnd"/>
      <w:r>
        <w:t>10px 0 0 20px;</w:t>
      </w:r>
    </w:p>
    <w:p w:rsidR="002813C8" w:rsidRDefault="002813C8" w:rsidP="00C515AC">
      <w:pPr>
        <w:pStyle w:val="Code"/>
      </w:pPr>
      <w:r w:rsidRPr="00C04222">
        <w:t> </w:t>
      </w:r>
      <w:r w:rsidRPr="00C04222">
        <w:t> </w:t>
      </w:r>
      <w:proofErr w:type="gramStart"/>
      <w:r>
        <w:t>width:</w:t>
      </w:r>
      <w:proofErr w:type="gramEnd"/>
      <w:r>
        <w:t>280px;</w:t>
      </w:r>
    </w:p>
    <w:p w:rsidR="002813C8" w:rsidRDefault="002813C8" w:rsidP="00C515AC">
      <w:pPr>
        <w:pStyle w:val="Code"/>
      </w:pPr>
      <w:r w:rsidRPr="00C04222">
        <w:t> </w:t>
      </w:r>
      <w:r w:rsidRPr="00C04222">
        <w:t> </w:t>
      </w:r>
      <w:proofErr w:type="spellStart"/>
      <w:proofErr w:type="gramStart"/>
      <w:r>
        <w:t>font-family:</w:t>
      </w:r>
      <w:proofErr w:type="gramEnd"/>
      <w:r>
        <w:t>Verdana</w:t>
      </w:r>
      <w:proofErr w:type="spellEnd"/>
      <w:r>
        <w:t>, Geneva, sans-serif;</w:t>
      </w:r>
    </w:p>
    <w:p w:rsidR="002813C8" w:rsidRDefault="002813C8" w:rsidP="00C515AC">
      <w:pPr>
        <w:pStyle w:val="Code"/>
      </w:pPr>
      <w:r w:rsidRPr="00C04222">
        <w:t> </w:t>
      </w:r>
      <w:r w:rsidRPr="00C04222">
        <w:t> </w:t>
      </w:r>
      <w:proofErr w:type="gramStart"/>
      <w:r>
        <w:t>font-size:</w:t>
      </w:r>
      <w:proofErr w:type="gramEnd"/>
      <w:r>
        <w:t>0.689em;</w:t>
      </w:r>
    </w:p>
    <w:p w:rsidR="002813C8" w:rsidRDefault="002813C8" w:rsidP="00C515AC">
      <w:pPr>
        <w:pStyle w:val="Code"/>
      </w:pPr>
      <w:r>
        <w:t>}</w:t>
      </w:r>
    </w:p>
    <w:p w:rsidR="002813C8" w:rsidRDefault="002813C8" w:rsidP="00C515AC">
      <w:pPr>
        <w:pStyle w:val="NumberParagraph"/>
      </w:pPr>
      <w:r>
        <w:lastRenderedPageBreak/>
        <w:t>Save your HTML and CSS files, and then preview your page in the browser. Scroll to ensure the footer is displaying as expected. (If the image is not visible, try refreshing your browser page before checking your code for errors.) In a browser that supports the HTML5 tags, your page appears as it did when you previewed it earlier in this lesson.</w:t>
      </w:r>
    </w:p>
    <w:p w:rsidR="002813C8" w:rsidRDefault="00377F28" w:rsidP="00C515AC">
      <w:pPr>
        <w:pStyle w:val="image"/>
      </w:pPr>
      <w:r w:rsidRPr="00377F28">
        <w:rPr>
          <w:noProof/>
        </w:rPr>
        <w:drawing>
          <wp:inline distT="0" distB="0" distL="0" distR="0">
            <wp:extent cx="4724810" cy="685860"/>
            <wp:effectExtent l="19050" t="0" r="0" b="0"/>
            <wp:docPr id="18" name="Picture 8" descr="04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_07"/>
                    <pic:cNvPicPr>
                      <a:picLocks noChangeAspect="1" noChangeArrowheads="1"/>
                    </pic:cNvPicPr>
                  </pic:nvPicPr>
                  <pic:blipFill>
                    <a:blip r:embed="rId18" cstate="print"/>
                    <a:srcRect/>
                    <a:stretch>
                      <a:fillRect/>
                    </a:stretch>
                  </pic:blipFill>
                  <pic:spPr bwMode="auto">
                    <a:xfrm>
                      <a:off x="0" y="0"/>
                      <a:ext cx="4724810" cy="685860"/>
                    </a:xfrm>
                    <a:prstGeom prst="rect">
                      <a:avLst/>
                    </a:prstGeom>
                    <a:noFill/>
                    <a:ln w="9525">
                      <a:noFill/>
                      <a:miter lim="800000"/>
                      <a:headEnd/>
                      <a:tailEnd/>
                    </a:ln>
                  </pic:spPr>
                </pic:pic>
              </a:graphicData>
            </a:graphic>
          </wp:inline>
        </w:drawing>
      </w:r>
    </w:p>
    <w:p w:rsidR="002813C8" w:rsidRPr="00C515AC" w:rsidRDefault="002813C8" w:rsidP="00C515AC">
      <w:pPr>
        <w:pStyle w:val="Quote"/>
        <w:ind w:left="360"/>
      </w:pPr>
      <w:r w:rsidRPr="00C515AC">
        <w:t xml:space="preserve">Your design now uses the HTML5 </w:t>
      </w:r>
      <w:r w:rsidRPr="00C212E5">
        <w:rPr>
          <w:rStyle w:val="captioncode"/>
          <w:rFonts w:cs="Courier New"/>
          <w:sz w:val="16"/>
          <w:szCs w:val="16"/>
        </w:rPr>
        <w:t>&lt;footer&gt;</w:t>
      </w:r>
      <w:r w:rsidRPr="00C515AC">
        <w:t xml:space="preserve"> element.</w:t>
      </w:r>
    </w:p>
    <w:p w:rsidR="002813C8" w:rsidRDefault="002813C8" w:rsidP="00C515AC">
      <w:pPr>
        <w:pStyle w:val="NumberParagraph"/>
        <w:numPr>
          <w:ilvl w:val="0"/>
          <w:numId w:val="0"/>
        </w:numPr>
        <w:ind w:left="360"/>
      </w:pPr>
      <w:r>
        <w:t>In the next few exercises, you will group content using a combination of the tags you have learned, along with some new ones.</w:t>
      </w:r>
    </w:p>
    <w:p w:rsidR="002813C8" w:rsidRDefault="002813C8" w:rsidP="00C515AC">
      <w:pPr>
        <w:pStyle w:val="Heading2"/>
      </w:pPr>
      <w:r>
        <w:t>Adding the article and aside elements</w:t>
      </w:r>
    </w:p>
    <w:p w:rsidR="002813C8" w:rsidRDefault="002813C8" w:rsidP="00C515AC">
      <w:r>
        <w:t xml:space="preserve">In this section, you will learn about the </w:t>
      </w:r>
      <w:r w:rsidRPr="00BC40C6">
        <w:rPr>
          <w:rStyle w:val="bodycode"/>
        </w:rPr>
        <w:t>&lt;article&gt;</w:t>
      </w:r>
      <w:r w:rsidRPr="00C04222">
        <w:rPr>
          <w:rFonts w:ascii="Courier" w:hAnsi="Courier" w:cs="CourierNewPSMT"/>
        </w:rPr>
        <w:t xml:space="preserve"> </w:t>
      </w:r>
      <w:r>
        <w:t xml:space="preserve">and </w:t>
      </w:r>
      <w:r w:rsidRPr="00BC40C6">
        <w:rPr>
          <w:rStyle w:val="bodycode"/>
        </w:rPr>
        <w:t>&lt;aside&gt;</w:t>
      </w:r>
      <w:r>
        <w:t xml:space="preserve"> elements, beginning with the article element. The W3C definition states that </w:t>
      </w:r>
      <w:r w:rsidRPr="00BC40C6">
        <w:rPr>
          <w:rStyle w:val="bodycode"/>
        </w:rPr>
        <w:t>&lt;article&gt;</w:t>
      </w:r>
      <w:r>
        <w:t xml:space="preserve"> is “a self-contained composition in a document, page, application, or site and that is, in principle, independently distributable or reusable, e.g. in syndication. This could be a forum post, a magazine or newspaper article, a blog entry, a user-submitted comment, an interactive widget or gadget, or any other independent item of content.”</w:t>
      </w:r>
    </w:p>
    <w:p w:rsidR="002813C8" w:rsidRPr="00285164" w:rsidRDefault="002813C8" w:rsidP="00C515AC">
      <w:pPr>
        <w:rPr>
          <w:rStyle w:val="numberbold"/>
        </w:rPr>
      </w:pPr>
      <w:r>
        <w:t xml:space="preserve">The key concept in the above definition is that it is </w:t>
      </w:r>
      <w:r w:rsidRPr="00CB45B8">
        <w:rPr>
          <w:i/>
        </w:rPr>
        <w:t>self-contained</w:t>
      </w:r>
      <w:r>
        <w:t xml:space="preserve">. The </w:t>
      </w:r>
      <w:r w:rsidRPr="00BC40C6">
        <w:rPr>
          <w:rStyle w:val="bodycode"/>
        </w:rPr>
        <w:t>&lt;article&gt;</w:t>
      </w:r>
      <w:r>
        <w:t xml:space="preserve"> element was designed for content that can be extracted from its containing page; for example, in the following exercise you will copy the html from a pre-existing page and paste it into your home page.</w:t>
      </w:r>
    </w:p>
    <w:p w:rsidR="002813C8" w:rsidRDefault="002813C8" w:rsidP="00C515AC">
      <w:pPr>
        <w:pStyle w:val="NumberParagraph"/>
        <w:numPr>
          <w:ilvl w:val="0"/>
          <w:numId w:val="20"/>
        </w:numPr>
      </w:pPr>
      <w:r>
        <w:t>In your text editor choose Fi</w:t>
      </w:r>
      <w:r w:rsidR="00BC40C6">
        <w:t>le &gt; Open and navigate to your L</w:t>
      </w:r>
      <w:r>
        <w:t xml:space="preserve">esson 4 folder and open the 04_article page. Preview the page in your browser. This page contains information on what a “quiet period” is when a company files for an IPO. While you do not need to read every line thoroughly, you should skim enough of it to understand that this is a self-enclosed article and does not rely on any other material. </w:t>
      </w:r>
    </w:p>
    <w:p w:rsidR="002813C8" w:rsidRDefault="00377F28" w:rsidP="00CB45B8">
      <w:pPr>
        <w:pStyle w:val="image"/>
      </w:pPr>
      <w:r w:rsidRPr="00377F28">
        <w:rPr>
          <w:noProof/>
        </w:rPr>
        <w:drawing>
          <wp:inline distT="0" distB="0" distL="0" distR="0">
            <wp:extent cx="3924300" cy="2585084"/>
            <wp:effectExtent l="19050" t="0" r="0" b="0"/>
            <wp:docPr id="19" name="Picture 9" descr="04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4_08"/>
                    <pic:cNvPicPr>
                      <a:picLocks noChangeAspect="1" noChangeArrowheads="1"/>
                    </pic:cNvPicPr>
                  </pic:nvPicPr>
                  <pic:blipFill>
                    <a:blip r:embed="rId19" cstate="print"/>
                    <a:srcRect r="2370" b="19704"/>
                    <a:stretch>
                      <a:fillRect/>
                    </a:stretch>
                  </pic:blipFill>
                  <pic:spPr bwMode="auto">
                    <a:xfrm>
                      <a:off x="0" y="0"/>
                      <a:ext cx="3924300" cy="2585084"/>
                    </a:xfrm>
                    <a:prstGeom prst="rect">
                      <a:avLst/>
                    </a:prstGeom>
                    <a:noFill/>
                    <a:ln w="9525">
                      <a:noFill/>
                      <a:miter lim="800000"/>
                      <a:headEnd/>
                      <a:tailEnd/>
                    </a:ln>
                  </pic:spPr>
                </pic:pic>
              </a:graphicData>
            </a:graphic>
          </wp:inline>
        </w:drawing>
      </w:r>
    </w:p>
    <w:p w:rsidR="002813C8" w:rsidRDefault="002813C8" w:rsidP="00CB45B8">
      <w:pPr>
        <w:pStyle w:val="Quote"/>
        <w:ind w:left="360"/>
      </w:pPr>
      <w:r>
        <w:t>The standalone article content you will be pasting into your page.</w:t>
      </w:r>
    </w:p>
    <w:p w:rsidR="002813C8" w:rsidRDefault="002813C8" w:rsidP="002813C8">
      <w:pPr>
        <w:pStyle w:val="numberstep"/>
      </w:pPr>
    </w:p>
    <w:p w:rsidR="002813C8" w:rsidRDefault="002813C8" w:rsidP="00CB45B8">
      <w:pPr>
        <w:pStyle w:val="NumberParagraph"/>
      </w:pPr>
      <w:r>
        <w:t xml:space="preserve">Return to your text editor and select all of the code by choosing </w:t>
      </w:r>
      <w:proofErr w:type="spellStart"/>
      <w:r>
        <w:t>Ctrl+A</w:t>
      </w:r>
      <w:proofErr w:type="spellEnd"/>
      <w:r>
        <w:t>, and then copy</w:t>
      </w:r>
      <w:r w:rsidR="00C04222">
        <w:t xml:space="preserve"> the code by choosing </w:t>
      </w:r>
      <w:proofErr w:type="spellStart"/>
      <w:r w:rsidR="00C04222">
        <w:t>Ctrl+</w:t>
      </w:r>
      <w:r>
        <w:t>C</w:t>
      </w:r>
      <w:proofErr w:type="spellEnd"/>
      <w:r>
        <w:t>.</w:t>
      </w:r>
    </w:p>
    <w:p w:rsidR="002813C8" w:rsidRDefault="002813C8" w:rsidP="00CB45B8">
      <w:pPr>
        <w:pStyle w:val="NumberParagraph"/>
      </w:pPr>
      <w:r>
        <w:t xml:space="preserve">You may close this document and switch over (or open) your 04_index_work.html document. You want this content to be nested inside of the section you created in the last exercise so locate the following paragraph and place your cursor after the closing </w:t>
      </w:r>
      <w:r w:rsidRPr="008066ED">
        <w:rPr>
          <w:rStyle w:val="bodycode"/>
        </w:rPr>
        <w:t>&lt;/p&gt;</w:t>
      </w:r>
      <w:r>
        <w:t xml:space="preserve"> tag but before the closing </w:t>
      </w:r>
      <w:r w:rsidRPr="008066ED">
        <w:rPr>
          <w:rStyle w:val="bodycode"/>
        </w:rPr>
        <w:t>&lt;/section&gt;</w:t>
      </w:r>
      <w:r>
        <w:t xml:space="preserve"> tag. Create an empty &lt;article&gt; element as seen here:</w:t>
      </w:r>
    </w:p>
    <w:p w:rsidR="002813C8" w:rsidRPr="00C04222" w:rsidRDefault="002813C8" w:rsidP="00CB45B8">
      <w:pPr>
        <w:pStyle w:val="Code"/>
      </w:pPr>
      <w:r>
        <w:rPr>
          <w:rFonts w:ascii="Microsoft Sans Serif" w:hAnsi="Microsoft Sans Serif" w:cs="Microsoft Sans Serif"/>
        </w:rPr>
        <w:t> </w:t>
      </w:r>
      <w:r>
        <w:rPr>
          <w:rFonts w:ascii="Microsoft Sans Serif" w:hAnsi="Microsoft Sans Serif" w:cs="Microsoft Sans Serif"/>
        </w:rPr>
        <w:t> </w:t>
      </w:r>
      <w:r w:rsidRPr="00C04222">
        <w:t> </w:t>
      </w:r>
      <w:r w:rsidRPr="00C04222">
        <w:t> </w:t>
      </w:r>
      <w:r w:rsidRPr="00C04222">
        <w:t>&lt;p&gt;</w:t>
      </w:r>
      <w:proofErr w:type="gramStart"/>
      <w:r w:rsidRPr="00C04222">
        <w:t>The</w:t>
      </w:r>
      <w:proofErr w:type="gramEnd"/>
      <w:r w:rsidRPr="00C04222">
        <w:t xml:space="preserve"> information on this site is provided to help you be a happier, more productive employee. If you have any questions about anything on the site or have other employee related questions, you can also call Jen Smith at extension 535! &lt;/p&gt;</w:t>
      </w:r>
    </w:p>
    <w:p w:rsidR="002813C8" w:rsidRPr="002C6CCE" w:rsidRDefault="002813C8" w:rsidP="00CB45B8">
      <w:pPr>
        <w:pStyle w:val="Code"/>
        <w:rPr>
          <w:rStyle w:val="codeboldRED"/>
        </w:rPr>
      </w:pPr>
      <w:r w:rsidRPr="002C6CCE">
        <w:rPr>
          <w:rStyle w:val="codeboldRED"/>
          <w:bCs/>
        </w:rPr>
        <w:t>&lt;</w:t>
      </w:r>
      <w:proofErr w:type="gramStart"/>
      <w:r w:rsidRPr="002C6CCE">
        <w:rPr>
          <w:rStyle w:val="codeboldRED"/>
          <w:bCs/>
        </w:rPr>
        <w:t>article</w:t>
      </w:r>
      <w:proofErr w:type="gramEnd"/>
      <w:r w:rsidRPr="002C6CCE">
        <w:rPr>
          <w:rStyle w:val="codeboldRED"/>
          <w:bCs/>
        </w:rPr>
        <w:t>&gt;</w:t>
      </w:r>
    </w:p>
    <w:p w:rsidR="002813C8" w:rsidRPr="002C6CCE" w:rsidRDefault="002813C8" w:rsidP="00CB45B8">
      <w:pPr>
        <w:pStyle w:val="Code"/>
        <w:rPr>
          <w:rStyle w:val="codeboldRED"/>
        </w:rPr>
      </w:pPr>
    </w:p>
    <w:p w:rsidR="002813C8" w:rsidRPr="002C6CCE" w:rsidRDefault="002813C8" w:rsidP="00CB45B8">
      <w:pPr>
        <w:pStyle w:val="Code"/>
        <w:rPr>
          <w:rStyle w:val="codeboldRED"/>
        </w:rPr>
      </w:pPr>
      <w:r w:rsidRPr="002C6CCE">
        <w:rPr>
          <w:rStyle w:val="codeboldRED"/>
          <w:bCs/>
        </w:rPr>
        <w:t>&lt;/ar</w:t>
      </w:r>
      <w:r>
        <w:rPr>
          <w:rStyle w:val="codeboldRED"/>
          <w:bCs/>
        </w:rPr>
        <w:t>t</w:t>
      </w:r>
      <w:r w:rsidRPr="002C6CCE">
        <w:rPr>
          <w:rStyle w:val="codeboldRED"/>
          <w:bCs/>
        </w:rPr>
        <w:t>icle&gt;</w:t>
      </w:r>
    </w:p>
    <w:p w:rsidR="002813C8" w:rsidRPr="00C04222" w:rsidRDefault="002813C8" w:rsidP="00CB45B8">
      <w:pPr>
        <w:pStyle w:val="Code"/>
        <w:rPr>
          <w:color w:val="FF0000"/>
        </w:rPr>
      </w:pPr>
    </w:p>
    <w:p w:rsidR="002813C8" w:rsidRPr="00C04222" w:rsidRDefault="002813C8" w:rsidP="00CB45B8">
      <w:pPr>
        <w:pStyle w:val="Code"/>
      </w:pPr>
      <w:r w:rsidRPr="00C04222">
        <w:t>&lt;/section&gt;</w:t>
      </w:r>
    </w:p>
    <w:p w:rsidR="002813C8" w:rsidRDefault="002813C8" w:rsidP="00CB45B8">
      <w:pPr>
        <w:pStyle w:val="NumberParagraph"/>
      </w:pPr>
      <w:r>
        <w:t>Make sure your cursor is between the two article tags and choose Ctrl + V or Edit &gt; Paste and paste the code you copied in step 2. All of your content is now nested inside the article element.</w:t>
      </w:r>
    </w:p>
    <w:p w:rsidR="002813C8" w:rsidRPr="00C04222" w:rsidRDefault="002813C8" w:rsidP="002813C8">
      <w:pPr>
        <w:pStyle w:val="Codemultilinefirst"/>
        <w:ind w:left="0"/>
        <w:rPr>
          <w:rFonts w:ascii="Courier" w:hAnsi="Courier"/>
          <w:spacing w:val="-1"/>
        </w:rPr>
      </w:pPr>
    </w:p>
    <w:tbl>
      <w:tblPr>
        <w:tblW w:w="0" w:type="auto"/>
        <w:tblInd w:w="240" w:type="dxa"/>
        <w:tblLayout w:type="fixed"/>
        <w:tblCellMar>
          <w:left w:w="0" w:type="dxa"/>
          <w:right w:w="0" w:type="dxa"/>
        </w:tblCellMar>
        <w:tblLook w:val="0000" w:firstRow="0" w:lastRow="0" w:firstColumn="0" w:lastColumn="0" w:noHBand="0" w:noVBand="0"/>
      </w:tblPr>
      <w:tblGrid>
        <w:gridCol w:w="9360"/>
      </w:tblGrid>
      <w:tr w:rsidR="002813C8" w:rsidRPr="008D3E7B" w:rsidTr="00A03C88">
        <w:trPr>
          <w:trHeight w:val="60"/>
          <w:tblHeader/>
        </w:trPr>
        <w:tc>
          <w:tcPr>
            <w:tcW w:w="9360" w:type="dxa"/>
            <w:tcBorders>
              <w:top w:val="single" w:sz="6" w:space="0" w:color="auto"/>
              <w:left w:val="single" w:sz="6" w:space="0" w:color="auto"/>
              <w:bottom w:val="single" w:sz="6" w:space="0" w:color="auto"/>
              <w:right w:val="single" w:sz="6" w:space="0" w:color="auto"/>
            </w:tcBorders>
            <w:shd w:val="clear" w:color="auto" w:fill="F05A22"/>
            <w:tcMar>
              <w:top w:w="120" w:type="dxa"/>
              <w:left w:w="240" w:type="dxa"/>
              <w:bottom w:w="120" w:type="dxa"/>
              <w:right w:w="240" w:type="dxa"/>
            </w:tcMar>
          </w:tcPr>
          <w:p w:rsidR="002813C8" w:rsidRPr="008D3E7B" w:rsidRDefault="002813C8" w:rsidP="00F02665">
            <w:pPr>
              <w:pStyle w:val="sidebarheadline"/>
            </w:pPr>
            <w:r w:rsidRPr="008D3E7B">
              <w:t>How will the article element be used?</w:t>
            </w:r>
          </w:p>
        </w:tc>
      </w:tr>
      <w:tr w:rsidR="002813C8" w:rsidRPr="008D3E7B">
        <w:trPr>
          <w:trHeight w:val="60"/>
        </w:trPr>
        <w:tc>
          <w:tcPr>
            <w:tcW w:w="9360" w:type="dxa"/>
            <w:tcBorders>
              <w:top w:val="single" w:sz="6" w:space="0" w:color="auto"/>
              <w:left w:val="single" w:sz="6" w:space="0" w:color="auto"/>
              <w:bottom w:val="single" w:sz="6" w:space="0" w:color="auto"/>
              <w:right w:val="single" w:sz="6" w:space="0" w:color="auto"/>
            </w:tcBorders>
            <w:shd w:val="clear" w:color="auto" w:fill="FFFFFF"/>
            <w:tcMar>
              <w:top w:w="240" w:type="dxa"/>
              <w:left w:w="240" w:type="dxa"/>
              <w:bottom w:w="240" w:type="dxa"/>
              <w:right w:w="240" w:type="dxa"/>
            </w:tcMar>
          </w:tcPr>
          <w:p w:rsidR="002813C8" w:rsidRPr="008D3E7B" w:rsidRDefault="002813C8" w:rsidP="00F02665">
            <w:pPr>
              <w:pStyle w:val="sidebarparagraph"/>
            </w:pPr>
            <w:r w:rsidRPr="008D3E7B">
              <w:t xml:space="preserve">The article element in HTML5 is optimal for content that might end up being published in different contexts or even on separate devices. For example, if you publish a weblog entry, visitors typically visit your website to read it. Nowadays, content can be redistributed in various ways and syndicated in formats, such as RSS feeds for newsreader applications, email, mobile applications, and more. In other words, the structure of published content needs to be flexible enough so reformatting is not required for different devices. The article element also contributes to accessibility by providing another level of logical structure within a document. </w:t>
            </w:r>
          </w:p>
        </w:tc>
      </w:tr>
    </w:tbl>
    <w:p w:rsidR="002813C8" w:rsidRDefault="002813C8" w:rsidP="002813C8">
      <w:pPr>
        <w:pStyle w:val="sidebarbox"/>
      </w:pPr>
    </w:p>
    <w:p w:rsidR="002813C8" w:rsidRDefault="002813C8" w:rsidP="00CB45B8">
      <w:pPr>
        <w:pStyle w:val="NumberParagraph"/>
      </w:pPr>
      <w:r>
        <w:t xml:space="preserve">As noted earlier in HTML5 you can have more than one header, so you will add one now to the content you just pasted. Locate your opening </w:t>
      </w:r>
      <w:r w:rsidRPr="008066ED">
        <w:rPr>
          <w:rStyle w:val="bodycode"/>
        </w:rPr>
        <w:t>&lt;article&gt;</w:t>
      </w:r>
      <w:r>
        <w:t xml:space="preserve"> tag and immediately after, add a new header element within the article:</w:t>
      </w:r>
    </w:p>
    <w:p w:rsidR="002813C8" w:rsidRDefault="002813C8" w:rsidP="00CB45B8">
      <w:pPr>
        <w:pStyle w:val="Code"/>
        <w:rPr>
          <w:rStyle w:val="codeboldRED"/>
          <w:rFonts w:asciiTheme="minorHAnsi" w:eastAsiaTheme="minorHAnsi" w:hAnsiTheme="minorHAnsi" w:cstheme="minorBidi"/>
          <w:sz w:val="22"/>
          <w:szCs w:val="22"/>
        </w:rPr>
      </w:pPr>
      <w:r>
        <w:rPr>
          <w:rStyle w:val="codeboldRED"/>
          <w:bCs/>
        </w:rPr>
        <w:t>&lt;</w:t>
      </w:r>
      <w:proofErr w:type="gramStart"/>
      <w:r>
        <w:rPr>
          <w:rStyle w:val="codeboldRED"/>
          <w:bCs/>
        </w:rPr>
        <w:t>header</w:t>
      </w:r>
      <w:proofErr w:type="gramEnd"/>
      <w:r>
        <w:rPr>
          <w:rStyle w:val="codeboldRED"/>
          <w:bCs/>
        </w:rPr>
        <w:t>&gt;</w:t>
      </w:r>
    </w:p>
    <w:p w:rsidR="002813C8" w:rsidRPr="00C04222" w:rsidRDefault="002813C8" w:rsidP="00CB45B8">
      <w:pPr>
        <w:pStyle w:val="Code"/>
      </w:pPr>
      <w:r w:rsidRPr="00C04222">
        <w:t> </w:t>
      </w:r>
      <w:r w:rsidRPr="00C04222">
        <w:t> </w:t>
      </w:r>
      <w:r w:rsidRPr="00C04222">
        <w:t>&lt;h2&gt;Understanding the Quiet Period&lt;/h2&gt;</w:t>
      </w:r>
    </w:p>
    <w:p w:rsidR="002813C8" w:rsidRPr="00C04222" w:rsidRDefault="002813C8" w:rsidP="00CB45B8">
      <w:pPr>
        <w:pStyle w:val="Code"/>
      </w:pPr>
      <w:r w:rsidRPr="00C04222">
        <w:t> </w:t>
      </w:r>
      <w:r w:rsidRPr="00C04222">
        <w:t> </w:t>
      </w:r>
      <w:r w:rsidRPr="00C04222">
        <w:t>&lt;p&gt;By Cheri White, posted December 21, 2012 &lt;p&gt;</w:t>
      </w:r>
    </w:p>
    <w:p w:rsidR="002813C8" w:rsidRPr="00C04222" w:rsidRDefault="002813C8" w:rsidP="00CB45B8">
      <w:pPr>
        <w:pStyle w:val="Code"/>
        <w:rPr>
          <w:spacing w:val="-4"/>
        </w:rPr>
      </w:pPr>
      <w:r w:rsidRPr="00C04222">
        <w:rPr>
          <w:spacing w:val="-4"/>
        </w:rPr>
        <w:t> </w:t>
      </w:r>
      <w:r w:rsidRPr="00C04222">
        <w:rPr>
          <w:spacing w:val="-4"/>
        </w:rPr>
        <w:t> </w:t>
      </w:r>
      <w:r w:rsidRPr="00C04222">
        <w:rPr>
          <w:spacing w:val="-4"/>
        </w:rPr>
        <w:t>&lt;h3&gt;</w:t>
      </w:r>
      <w:proofErr w:type="gramStart"/>
      <w:r w:rsidRPr="00C04222">
        <w:rPr>
          <w:spacing w:val="-4"/>
        </w:rPr>
        <w:t>What</w:t>
      </w:r>
      <w:proofErr w:type="gramEnd"/>
      <w:r w:rsidRPr="00C04222">
        <w:rPr>
          <w:spacing w:val="-4"/>
        </w:rPr>
        <w:t xml:space="preserve"> all employees need to know during an IPO &lt;/h3&gt;</w:t>
      </w:r>
    </w:p>
    <w:p w:rsidR="002813C8" w:rsidRDefault="002813C8" w:rsidP="00CB45B8">
      <w:pPr>
        <w:pStyle w:val="Code"/>
        <w:rPr>
          <w:rStyle w:val="codeboldRED"/>
        </w:rPr>
      </w:pPr>
      <w:r>
        <w:rPr>
          <w:rStyle w:val="codeboldRED"/>
          <w:bCs/>
        </w:rPr>
        <w:t>&lt;/header&gt;</w:t>
      </w:r>
    </w:p>
    <w:p w:rsidR="002813C8" w:rsidRDefault="002813C8" w:rsidP="004051A1">
      <w:pPr>
        <w:pStyle w:val="NumberParagraph"/>
        <w:numPr>
          <w:ilvl w:val="0"/>
          <w:numId w:val="0"/>
        </w:numPr>
        <w:ind w:left="360"/>
      </w:pPr>
      <w:r>
        <w:t xml:space="preserve">In addition to having multiple headers on a page, you can add a </w:t>
      </w:r>
      <w:r w:rsidRPr="008066ED">
        <w:rPr>
          <w:rStyle w:val="bodycode"/>
        </w:rPr>
        <w:t>&lt;footer&gt;</w:t>
      </w:r>
      <w:r>
        <w:t xml:space="preserve"> element within the article to help structure it.</w:t>
      </w:r>
    </w:p>
    <w:p w:rsidR="002813C8" w:rsidRDefault="002813C8" w:rsidP="004051A1">
      <w:pPr>
        <w:pStyle w:val="NumberParagraph"/>
        <w:numPr>
          <w:ilvl w:val="0"/>
          <w:numId w:val="0"/>
        </w:numPr>
        <w:ind w:left="360"/>
      </w:pPr>
      <w:r>
        <w:t>Locate the author contact and copyright section and add the following code:</w:t>
      </w:r>
    </w:p>
    <w:p w:rsidR="002813C8" w:rsidRDefault="002813C8" w:rsidP="00CB45B8">
      <w:pPr>
        <w:pStyle w:val="Code"/>
        <w:rPr>
          <w:rStyle w:val="codeboldRED"/>
          <w:rFonts w:asciiTheme="minorHAnsi" w:eastAsiaTheme="minorHAnsi" w:hAnsiTheme="minorHAnsi" w:cstheme="minorBidi"/>
          <w:sz w:val="22"/>
          <w:szCs w:val="22"/>
        </w:rPr>
      </w:pPr>
      <w:r>
        <w:rPr>
          <w:rStyle w:val="codeboldRED"/>
          <w:bCs/>
        </w:rPr>
        <w:t> </w:t>
      </w:r>
      <w:r>
        <w:rPr>
          <w:rStyle w:val="codeboldRED"/>
          <w:bCs/>
        </w:rPr>
        <w:t> </w:t>
      </w:r>
      <w:r>
        <w:rPr>
          <w:rStyle w:val="codeboldRED"/>
          <w:bCs/>
        </w:rPr>
        <w:t> </w:t>
      </w:r>
      <w:r>
        <w:rPr>
          <w:rStyle w:val="codeboldRED"/>
          <w:bCs/>
        </w:rPr>
        <w:t> </w:t>
      </w:r>
      <w:r>
        <w:rPr>
          <w:rStyle w:val="codeboldRED"/>
          <w:bCs/>
        </w:rPr>
        <w:t>&lt;</w:t>
      </w:r>
      <w:proofErr w:type="gramStart"/>
      <w:r>
        <w:rPr>
          <w:rStyle w:val="codeboldRED"/>
          <w:bCs/>
        </w:rPr>
        <w:t>footer</w:t>
      </w:r>
      <w:proofErr w:type="gramEnd"/>
      <w:r>
        <w:rPr>
          <w:rStyle w:val="codeboldRED"/>
          <w:bCs/>
        </w:rPr>
        <w:t>&gt;</w:t>
      </w:r>
    </w:p>
    <w:p w:rsidR="002813C8" w:rsidRPr="00C04222" w:rsidRDefault="002813C8" w:rsidP="00CB45B8">
      <w:pPr>
        <w:pStyle w:val="Code"/>
      </w:pPr>
      <w:r w:rsidRPr="00C04222">
        <w:lastRenderedPageBreak/>
        <w:t> </w:t>
      </w:r>
      <w:r w:rsidRPr="00C04222">
        <w:t> </w:t>
      </w:r>
      <w:r w:rsidRPr="00C04222">
        <w:t> </w:t>
      </w:r>
      <w:r w:rsidRPr="00C04222">
        <w:t> </w:t>
      </w:r>
      <w:r w:rsidRPr="00C04222">
        <w:t> </w:t>
      </w:r>
      <w:r w:rsidRPr="00C04222">
        <w:t> </w:t>
      </w:r>
      <w:r w:rsidRPr="00C04222">
        <w:br/>
        <w:t>&lt;p&gt;</w:t>
      </w:r>
      <w:r w:rsidR="001175BA" w:rsidRPr="00182E46">
        <w:t xml:space="preserve">&lt;p&gt; </w:t>
      </w:r>
      <w:proofErr w:type="gramStart"/>
      <w:r w:rsidR="001175BA" w:rsidRPr="00182E46">
        <w:t>The</w:t>
      </w:r>
      <w:proofErr w:type="gramEnd"/>
      <w:r w:rsidR="001175BA" w:rsidRPr="00182E46">
        <w:t xml:space="preserve"> author is an expert on SEC accounting rules and can be contacted &lt;a </w:t>
      </w:r>
      <w:proofErr w:type="spellStart"/>
      <w:r w:rsidR="001175BA" w:rsidRPr="00182E46">
        <w:t>href</w:t>
      </w:r>
      <w:proofErr w:type="spellEnd"/>
      <w:r w:rsidR="001175BA" w:rsidRPr="00182E46">
        <w:t>="mailto:cheri@smoothieworld.com"&gt;here&lt;/a&gt;.&lt;/p&gt;</w:t>
      </w:r>
    </w:p>
    <w:p w:rsidR="002813C8" w:rsidRPr="00C04222" w:rsidRDefault="002813C8" w:rsidP="00CB45B8">
      <w:pPr>
        <w:pStyle w:val="Code"/>
      </w:pPr>
      <w:r w:rsidRPr="00C04222">
        <w:t> </w:t>
      </w:r>
      <w:r w:rsidRPr="00C04222">
        <w:t> </w:t>
      </w:r>
      <w:r w:rsidRPr="00C04222">
        <w:t> </w:t>
      </w:r>
      <w:r w:rsidRPr="00C04222">
        <w:t> </w:t>
      </w:r>
      <w:r w:rsidRPr="00C04222">
        <w:t> </w:t>
      </w:r>
      <w:r w:rsidRPr="00C04222">
        <w:t> </w:t>
      </w:r>
      <w:r w:rsidRPr="00C04222">
        <w:br/>
        <w:t>&lt;p&gt;&lt;small&gt;&amp;copy; copyright 2012 Cheri White&lt;/small&gt;&lt;/p&gt;</w:t>
      </w:r>
    </w:p>
    <w:p w:rsidR="002813C8" w:rsidRDefault="002813C8" w:rsidP="00CB45B8">
      <w:pPr>
        <w:pStyle w:val="Code"/>
        <w:rPr>
          <w:rStyle w:val="codeboldRED"/>
        </w:rPr>
      </w:pPr>
      <w:r>
        <w:rPr>
          <w:rStyle w:val="codeboldRED"/>
          <w:bCs/>
        </w:rPr>
        <w:t> </w:t>
      </w:r>
      <w:r>
        <w:rPr>
          <w:rStyle w:val="codeboldRED"/>
          <w:bCs/>
        </w:rPr>
        <w:t> </w:t>
      </w:r>
      <w:r>
        <w:rPr>
          <w:rStyle w:val="codeboldRED"/>
          <w:bCs/>
        </w:rPr>
        <w:t> </w:t>
      </w:r>
      <w:r>
        <w:rPr>
          <w:rStyle w:val="codeboldRED"/>
          <w:bCs/>
        </w:rPr>
        <w:t> </w:t>
      </w:r>
      <w:r>
        <w:rPr>
          <w:rStyle w:val="codeboldRED"/>
          <w:bCs/>
        </w:rPr>
        <w:t>&lt;/footer&gt;</w:t>
      </w:r>
    </w:p>
    <w:p w:rsidR="002813C8" w:rsidRPr="00C04222" w:rsidRDefault="002813C8" w:rsidP="00CB45B8">
      <w:pPr>
        <w:pStyle w:val="Code"/>
      </w:pPr>
      <w:r w:rsidRPr="00C04222">
        <w:t> </w:t>
      </w:r>
      <w:r w:rsidRPr="00C04222">
        <w:t> </w:t>
      </w:r>
      <w:r w:rsidRPr="00C04222">
        <w:t>&lt;/article&gt;</w:t>
      </w:r>
    </w:p>
    <w:p w:rsidR="002813C8" w:rsidRPr="00C04222" w:rsidRDefault="002813C8" w:rsidP="00CB45B8">
      <w:pPr>
        <w:pStyle w:val="Code"/>
      </w:pPr>
      <w:r w:rsidRPr="00C04222">
        <w:t>&lt;/section&gt;</w:t>
      </w:r>
    </w:p>
    <w:p w:rsidR="001175BA" w:rsidRDefault="001175BA" w:rsidP="00CB45B8">
      <w:pPr>
        <w:pStyle w:val="NumberParagraph"/>
        <w:numPr>
          <w:ilvl w:val="0"/>
          <w:numId w:val="0"/>
        </w:numPr>
        <w:ind w:left="360"/>
      </w:pPr>
      <w:r>
        <w:t xml:space="preserve">Save your file and then preview in the browser to see the results. </w:t>
      </w:r>
    </w:p>
    <w:p w:rsidR="002813C8" w:rsidRPr="00CB45B8" w:rsidRDefault="002813C8" w:rsidP="00CB45B8">
      <w:pPr>
        <w:pStyle w:val="NumberParagraph"/>
        <w:numPr>
          <w:ilvl w:val="0"/>
          <w:numId w:val="0"/>
          <w:ins w:id="1" w:author="" w:date="2011-09-01T13:32:00Z"/>
        </w:numPr>
        <w:ind w:left="360"/>
      </w:pPr>
      <w:r w:rsidRPr="00CB45B8">
        <w:t>The rest of this exercise illustrates the use of the aside element. You can use the aside element in two ways. One is based on the traditional use of a sidebar for a website; the second is for an area of related content within a &lt;section&gt; element. You will start with the sidebar of the site.</w:t>
      </w:r>
    </w:p>
    <w:p w:rsidR="002813C8" w:rsidRPr="00CB45B8" w:rsidRDefault="002813C8" w:rsidP="00CB45B8">
      <w:pPr>
        <w:pStyle w:val="NumberParagraph"/>
      </w:pPr>
      <w:r w:rsidRPr="00CB45B8">
        <w:t>In your HTML, locate the opening &lt;div&gt; tag with the ID name sidebar:</w:t>
      </w:r>
    </w:p>
    <w:p w:rsidR="002813C8" w:rsidRPr="00CB45B8" w:rsidRDefault="002813C8" w:rsidP="00CB45B8">
      <w:pPr>
        <w:pStyle w:val="Code"/>
      </w:pPr>
      <w:r w:rsidRPr="00CB45B8">
        <w:t>&lt;div id="sidebar"&gt;</w:t>
      </w:r>
    </w:p>
    <w:p w:rsidR="002813C8" w:rsidRPr="00CB45B8" w:rsidRDefault="002813C8" w:rsidP="00CB45B8">
      <w:pPr>
        <w:pStyle w:val="Code"/>
      </w:pPr>
      <w:r w:rsidRPr="00CB45B8">
        <w:t> </w:t>
      </w:r>
      <w:r w:rsidRPr="00CB45B8">
        <w:t> </w:t>
      </w:r>
      <w:r w:rsidRPr="00CB45B8">
        <w:t>&lt;h2&gt;Volunteer Opportunities&lt;/h2&gt;</w:t>
      </w:r>
    </w:p>
    <w:p w:rsidR="002813C8" w:rsidRPr="00CB45B8" w:rsidRDefault="002813C8" w:rsidP="00CB45B8">
      <w:pPr>
        <w:pStyle w:val="Code"/>
      </w:pPr>
      <w:r w:rsidRPr="00CB45B8">
        <w:t xml:space="preserve">    . . . .</w:t>
      </w:r>
    </w:p>
    <w:p w:rsidR="002813C8" w:rsidRPr="00CB45B8" w:rsidRDefault="002813C8" w:rsidP="00CB45B8">
      <w:pPr>
        <w:pStyle w:val="NumberParagraph"/>
        <w:numPr>
          <w:ilvl w:val="0"/>
          <w:numId w:val="0"/>
        </w:numPr>
        <w:ind w:left="360"/>
      </w:pPr>
      <w:r w:rsidRPr="00CB45B8">
        <w:t>You will replace the &lt;div&gt; tag with the &lt;aside&gt; tag and change the ID name to make it more logical.</w:t>
      </w:r>
    </w:p>
    <w:p w:rsidR="002813C8" w:rsidRPr="00CB45B8" w:rsidRDefault="002813C8" w:rsidP="00CB45B8">
      <w:pPr>
        <w:rPr>
          <w:rStyle w:val="Emphasis"/>
        </w:rPr>
      </w:pPr>
      <w:r w:rsidRPr="00CB45B8">
        <w:rPr>
          <w:rStyle w:val="Emphasis"/>
        </w:rPr>
        <w:t>In the above code fragment we have not included all of the code in the sidebar in order to save space.</w:t>
      </w:r>
    </w:p>
    <w:p w:rsidR="002813C8" w:rsidRPr="00CB45B8" w:rsidRDefault="002813C8" w:rsidP="00CB45B8">
      <w:pPr>
        <w:pStyle w:val="NumberParagraph"/>
      </w:pPr>
      <w:r w:rsidRPr="00CB45B8">
        <w:t>Change the opening &lt;div&gt; tag as follows:</w:t>
      </w:r>
    </w:p>
    <w:p w:rsidR="002813C8" w:rsidRPr="00CB45B8" w:rsidRDefault="002813C8" w:rsidP="00CB45B8">
      <w:pPr>
        <w:pStyle w:val="Code"/>
      </w:pPr>
      <w:r w:rsidRPr="00CB45B8">
        <w:t>&lt;aside id="secondary-content"&gt;</w:t>
      </w:r>
    </w:p>
    <w:p w:rsidR="002813C8" w:rsidRPr="00CB45B8" w:rsidRDefault="002813C8" w:rsidP="00CB45B8">
      <w:pPr>
        <w:pStyle w:val="Code"/>
      </w:pPr>
      <w:r w:rsidRPr="00CB45B8">
        <w:t> </w:t>
      </w:r>
      <w:r w:rsidRPr="00CB45B8">
        <w:t> </w:t>
      </w:r>
      <w:r w:rsidRPr="00CB45B8">
        <w:t>&lt;h2&gt; Volunteer Opportunities &lt;/h2&gt;</w:t>
      </w:r>
    </w:p>
    <w:p w:rsidR="002813C8" w:rsidRPr="00CB45B8" w:rsidRDefault="002813C8" w:rsidP="00CB45B8">
      <w:pPr>
        <w:pStyle w:val="Code"/>
      </w:pPr>
      <w:r w:rsidRPr="00CB45B8">
        <w:t xml:space="preserve"> . . . </w:t>
      </w:r>
    </w:p>
    <w:p w:rsidR="002813C8" w:rsidRPr="00CB45B8" w:rsidRDefault="002813C8" w:rsidP="00CB45B8">
      <w:pPr>
        <w:pStyle w:val="NumberParagraph"/>
        <w:numPr>
          <w:ilvl w:val="0"/>
          <w:numId w:val="0"/>
        </w:numPr>
        <w:ind w:left="360"/>
      </w:pPr>
      <w:r w:rsidRPr="00CB45B8">
        <w:t>This ID more accurately represents the role of this content. Make sure you close the &lt;aside&gt; tag.</w:t>
      </w:r>
    </w:p>
    <w:p w:rsidR="002813C8" w:rsidRPr="00CB45B8" w:rsidRDefault="002813C8" w:rsidP="00CB45B8">
      <w:pPr>
        <w:pStyle w:val="NumberParagraph"/>
      </w:pPr>
      <w:r w:rsidRPr="00CB45B8">
        <w:t>Locate the original closing &lt;div&gt; tag and change it to a closing &lt;aside&gt; tag:</w:t>
      </w:r>
    </w:p>
    <w:p w:rsidR="002813C8" w:rsidRPr="00CB45B8" w:rsidRDefault="002813C8" w:rsidP="00CB45B8">
      <w:pPr>
        <w:pStyle w:val="Code"/>
      </w:pPr>
      <w:proofErr w:type="gramStart"/>
      <w:r w:rsidRPr="00CB45B8">
        <w:t>&lt;p&gt; Prepare meals for senior citizens and individuals recovering from surgery.</w:t>
      </w:r>
      <w:proofErr w:type="gramEnd"/>
      <w:r w:rsidRPr="00CB45B8">
        <w:t xml:space="preserve"> Learn More &lt;/p&gt;</w:t>
      </w:r>
    </w:p>
    <w:p w:rsidR="002813C8" w:rsidRPr="00CB45B8" w:rsidRDefault="002813C8" w:rsidP="00CB45B8">
      <w:pPr>
        <w:pStyle w:val="Code"/>
      </w:pPr>
      <w:r w:rsidRPr="00CB45B8">
        <w:t>&lt;/aside&gt;</w:t>
      </w:r>
    </w:p>
    <w:p w:rsidR="002813C8" w:rsidRPr="00CB45B8" w:rsidRDefault="002813C8" w:rsidP="00CB45B8">
      <w:pPr>
        <w:pStyle w:val="NumberParagraph"/>
      </w:pPr>
      <w:r w:rsidRPr="00CB45B8">
        <w:t>Open your base.css file and locate the original #sidebar selector; you need to change this to your new ID #secondary-content. Change the code as follows:</w:t>
      </w:r>
    </w:p>
    <w:p w:rsidR="002813C8" w:rsidRPr="00CB45B8" w:rsidRDefault="002813C8" w:rsidP="00CB45B8">
      <w:pPr>
        <w:pStyle w:val="Code"/>
      </w:pPr>
      <w:r w:rsidRPr="00CB45B8">
        <w:t>#secondary-content {</w:t>
      </w:r>
    </w:p>
    <w:p w:rsidR="002813C8" w:rsidRPr="00CB45B8" w:rsidRDefault="002813C8" w:rsidP="00CB45B8">
      <w:pPr>
        <w:pStyle w:val="Code"/>
      </w:pPr>
      <w:r w:rsidRPr="00CB45B8">
        <w:t> </w:t>
      </w:r>
      <w:r w:rsidRPr="00CB45B8">
        <w:t> </w:t>
      </w:r>
      <w:proofErr w:type="spellStart"/>
      <w:proofErr w:type="gramStart"/>
      <w:r w:rsidRPr="00CB45B8">
        <w:t>float:</w:t>
      </w:r>
      <w:proofErr w:type="gramEnd"/>
      <w:r w:rsidRPr="00CB45B8">
        <w:t>right</w:t>
      </w:r>
      <w:proofErr w:type="spellEnd"/>
      <w:r w:rsidRPr="00CB45B8">
        <w:t>;</w:t>
      </w:r>
    </w:p>
    <w:p w:rsidR="002813C8" w:rsidRPr="00CB45B8" w:rsidRDefault="002813C8" w:rsidP="00CB45B8">
      <w:pPr>
        <w:pStyle w:val="Code"/>
      </w:pPr>
      <w:r w:rsidRPr="00CB45B8">
        <w:t> </w:t>
      </w:r>
      <w:r w:rsidRPr="00CB45B8">
        <w:t> </w:t>
      </w:r>
      <w:proofErr w:type="gramStart"/>
      <w:r w:rsidRPr="00CB45B8">
        <w:t>width:</w:t>
      </w:r>
      <w:proofErr w:type="gramEnd"/>
      <w:r w:rsidRPr="00CB45B8">
        <w:t>300px;</w:t>
      </w:r>
    </w:p>
    <w:p w:rsidR="002813C8" w:rsidRPr="00CB45B8" w:rsidRDefault="002813C8" w:rsidP="00CB45B8">
      <w:pPr>
        <w:pStyle w:val="Code"/>
      </w:pPr>
      <w:r w:rsidRPr="00CB45B8">
        <w:t> </w:t>
      </w:r>
      <w:r w:rsidRPr="00CB45B8">
        <w:t> </w:t>
      </w:r>
      <w:proofErr w:type="spellStart"/>
      <w:proofErr w:type="gramStart"/>
      <w:r w:rsidRPr="00CB45B8">
        <w:t>background-image:</w:t>
      </w:r>
      <w:proofErr w:type="gramEnd"/>
      <w:r w:rsidRPr="00CB45B8">
        <w:t>url</w:t>
      </w:r>
      <w:proofErr w:type="spellEnd"/>
      <w:r w:rsidRPr="00CB45B8">
        <w:t>(images/sidebar_bg.png);</w:t>
      </w:r>
    </w:p>
    <w:p w:rsidR="002813C8" w:rsidRPr="00CB45B8" w:rsidRDefault="002813C8" w:rsidP="00CB45B8">
      <w:pPr>
        <w:pStyle w:val="Code"/>
      </w:pPr>
      <w:r w:rsidRPr="00CB45B8">
        <w:t> </w:t>
      </w:r>
      <w:r w:rsidRPr="00CB45B8">
        <w:t> </w:t>
      </w:r>
      <w:proofErr w:type="spellStart"/>
      <w:proofErr w:type="gramStart"/>
      <w:r w:rsidRPr="00CB45B8">
        <w:t>background-repeat:</w:t>
      </w:r>
      <w:proofErr w:type="gramEnd"/>
      <w:r w:rsidRPr="00CB45B8">
        <w:t>repeat-x</w:t>
      </w:r>
      <w:proofErr w:type="spellEnd"/>
      <w:r w:rsidRPr="00CB45B8">
        <w:t>;</w:t>
      </w:r>
    </w:p>
    <w:p w:rsidR="002813C8" w:rsidRPr="00CB45B8" w:rsidRDefault="002813C8" w:rsidP="00CB45B8">
      <w:pPr>
        <w:pStyle w:val="Code"/>
      </w:pPr>
      <w:r w:rsidRPr="00CB45B8">
        <w:t xml:space="preserve">  </w:t>
      </w:r>
      <w:proofErr w:type="gramStart"/>
      <w:r w:rsidRPr="00CB45B8">
        <w:t>background-repeat</w:t>
      </w:r>
      <w:proofErr w:type="gramEnd"/>
      <w:r w:rsidRPr="00CB45B8">
        <w:t>: thin solid gray;</w:t>
      </w:r>
    </w:p>
    <w:p w:rsidR="002813C8" w:rsidRPr="00CB45B8" w:rsidRDefault="002813C8" w:rsidP="00CB45B8">
      <w:pPr>
        <w:pStyle w:val="Code"/>
      </w:pPr>
      <w:r w:rsidRPr="00CB45B8">
        <w:t> </w:t>
      </w:r>
      <w:r w:rsidRPr="00CB45B8">
        <w:t> </w:t>
      </w:r>
      <w:proofErr w:type="gramStart"/>
      <w:r w:rsidRPr="00CB45B8">
        <w:t>background-color</w:t>
      </w:r>
      <w:proofErr w:type="gramEnd"/>
      <w:r w:rsidRPr="00CB45B8">
        <w:t>:#FFF;</w:t>
      </w:r>
    </w:p>
    <w:p w:rsidR="00CB45B8" w:rsidRDefault="002813C8" w:rsidP="004051A1">
      <w:pPr>
        <w:pStyle w:val="Code"/>
      </w:pPr>
      <w:r w:rsidRPr="00CB45B8">
        <w:t>}</w:t>
      </w:r>
    </w:p>
    <w:p w:rsidR="002813C8" w:rsidRPr="00CB45B8" w:rsidRDefault="002813C8" w:rsidP="00CB45B8">
      <w:pPr>
        <w:pStyle w:val="NumberParagraph"/>
        <w:numPr>
          <w:ilvl w:val="0"/>
          <w:numId w:val="0"/>
        </w:numPr>
        <w:ind w:left="360"/>
      </w:pPr>
      <w:r w:rsidRPr="00CB45B8">
        <w:t xml:space="preserve">Why are you making this change? Technically you do not have </w:t>
      </w:r>
      <w:r w:rsidR="008066ED" w:rsidRPr="00CB45B8">
        <w:t>to;</w:t>
      </w:r>
      <w:r w:rsidRPr="00CB45B8">
        <w:t xml:space="preserve"> however one of the goals of flexible web design is being careful of names that might signify page layout. The ID name “sidebar” is often interpreted as a visual column on the page. But what if at some point you were to place this </w:t>
      </w:r>
      <w:r w:rsidRPr="00CB45B8">
        <w:lastRenderedPageBreak/>
        <w:t xml:space="preserve">content below your main section? The ID sidebar would no longer be relevant and #secondary-content is more flexible. </w:t>
      </w:r>
    </w:p>
    <w:p w:rsidR="002813C8" w:rsidRPr="00CB45B8" w:rsidRDefault="002813C8" w:rsidP="00CB45B8">
      <w:pPr>
        <w:pStyle w:val="NumberParagraph"/>
      </w:pPr>
      <w:r w:rsidRPr="00CB45B8">
        <w:t>There are related styles that used the original #sidebar selector, and you need to change all of them. Change the selectors in the following three sets of style rules from #sidebar to #secondary-content:</w:t>
      </w:r>
    </w:p>
    <w:p w:rsidR="002813C8" w:rsidRPr="00CB45B8" w:rsidRDefault="002813C8" w:rsidP="00CB45B8">
      <w:pPr>
        <w:pStyle w:val="Code"/>
        <w:ind w:firstLine="0"/>
      </w:pPr>
      <w:r w:rsidRPr="00CB45B8">
        <w:t>#secondary-content p, #secondary-content h2, #secondary-content h3, #main p, #main h1, #main h2, #main h3,</w:t>
      </w:r>
    </w:p>
    <w:p w:rsidR="002813C8" w:rsidRPr="00CB45B8" w:rsidRDefault="002813C8" w:rsidP="00C04222">
      <w:pPr>
        <w:pStyle w:val="NumberParagraph"/>
        <w:numPr>
          <w:ilvl w:val="0"/>
          <w:numId w:val="0"/>
        </w:numPr>
        <w:ind w:left="360"/>
      </w:pPr>
      <w:proofErr w:type="gramStart"/>
      <w:r w:rsidRPr="00CB45B8">
        <w:t>and</w:t>
      </w:r>
      <w:proofErr w:type="gramEnd"/>
      <w:r w:rsidRPr="00CB45B8">
        <w:t xml:space="preserve"> further below these rules:</w:t>
      </w:r>
    </w:p>
    <w:p w:rsidR="002813C8" w:rsidRPr="00CB45B8" w:rsidRDefault="002813C8" w:rsidP="00CB45B8">
      <w:pPr>
        <w:pStyle w:val="Code"/>
      </w:pPr>
      <w:r w:rsidRPr="00CB45B8">
        <w:t>#secondary-content h2</w:t>
      </w:r>
    </w:p>
    <w:p w:rsidR="002813C8" w:rsidRPr="00CB45B8" w:rsidRDefault="002813C8" w:rsidP="00CB45B8">
      <w:pPr>
        <w:pStyle w:val="NumberParagraph"/>
        <w:numPr>
          <w:ilvl w:val="0"/>
          <w:numId w:val="0"/>
        </w:numPr>
        <w:ind w:left="360"/>
      </w:pPr>
      <w:r w:rsidRPr="00CB45B8">
        <w:t xml:space="preserve">The aside element is not just used for layout sections on the </w:t>
      </w:r>
      <w:proofErr w:type="gramStart"/>
      <w:r w:rsidRPr="00CB45B8">
        <w:t>page,</w:t>
      </w:r>
      <w:proofErr w:type="gramEnd"/>
      <w:r w:rsidRPr="00CB45B8">
        <w:t xml:space="preserve"> you’ll now look at another use for the &lt;aside&gt; element.</w:t>
      </w:r>
    </w:p>
    <w:p w:rsidR="002813C8" w:rsidRPr="00CB45B8" w:rsidRDefault="002813C8" w:rsidP="00CB45B8">
      <w:pPr>
        <w:pStyle w:val="NumberParagraph"/>
      </w:pPr>
      <w:r w:rsidRPr="00CB45B8">
        <w:t>In the 04_index_work.html file, locate the following code within the &lt;section&gt; element:</w:t>
      </w:r>
    </w:p>
    <w:p w:rsidR="002813C8" w:rsidRPr="00CB45B8" w:rsidRDefault="002813C8" w:rsidP="00CB45B8">
      <w:pPr>
        <w:pStyle w:val="Code"/>
      </w:pPr>
      <w:r w:rsidRPr="00CB45B8">
        <w:t> </w:t>
      </w:r>
      <w:r w:rsidRPr="00CB45B8">
        <w:t> </w:t>
      </w:r>
      <w:r w:rsidRPr="00CB45B8">
        <w:t>&lt;h3&gt;More information on the Quiet Period&lt;h3&gt;</w:t>
      </w:r>
    </w:p>
    <w:p w:rsidR="002813C8" w:rsidRPr="00CB45B8" w:rsidRDefault="002813C8" w:rsidP="00CB45B8">
      <w:pPr>
        <w:pStyle w:val="Code"/>
      </w:pPr>
      <w:r w:rsidRPr="00CB45B8">
        <w:t> </w:t>
      </w:r>
      <w:r w:rsidRPr="00CB45B8">
        <w:t> </w:t>
      </w:r>
      <w:r w:rsidRPr="00CB45B8">
        <w:t> </w:t>
      </w:r>
      <w:r w:rsidRPr="00CB45B8">
        <w:t> </w:t>
      </w:r>
      <w:r w:rsidRPr="00CB45B8">
        <w:t xml:space="preserve">&lt;p&gt; Read more information on the quiet period &lt;a </w:t>
      </w:r>
      <w:proofErr w:type="spellStart"/>
      <w:r w:rsidRPr="00CB45B8">
        <w:t>href</w:t>
      </w:r>
      <w:proofErr w:type="spellEnd"/>
      <w:r w:rsidRPr="00CB45B8">
        <w:t>=”#”&gt;here&lt;/a&gt;&lt;p&gt;</w:t>
      </w:r>
    </w:p>
    <w:p w:rsidR="002813C8" w:rsidRPr="00CB45B8" w:rsidRDefault="002813C8" w:rsidP="00CB45B8">
      <w:pPr>
        <w:pStyle w:val="NumberParagraph"/>
        <w:numPr>
          <w:ilvl w:val="0"/>
          <w:numId w:val="0"/>
        </w:numPr>
        <w:ind w:left="360"/>
      </w:pPr>
      <w:r w:rsidRPr="00CB45B8">
        <w:t>This section of the page points to some additional information for people who might be interested in learning more about the concepts covered, but it will eventually point to content outside of the article.</w:t>
      </w:r>
    </w:p>
    <w:p w:rsidR="002813C8" w:rsidRPr="00CB45B8" w:rsidRDefault="002813C8" w:rsidP="00CB45B8">
      <w:pPr>
        <w:pStyle w:val="NumberParagraph"/>
        <w:numPr>
          <w:ilvl w:val="0"/>
          <w:numId w:val="0"/>
        </w:numPr>
        <w:ind w:left="360"/>
      </w:pPr>
      <w:r w:rsidRPr="00CB45B8">
        <w:t>A common technique used to separate the continuous flow of text and lead the reader’s eye towards other content is to add a small box to the page. In some cases, this content might be a quote from the article itself (known as a pull quote), or simply put: an aside.</w:t>
      </w:r>
    </w:p>
    <w:p w:rsidR="002813C8" w:rsidRPr="00CB45B8" w:rsidRDefault="001175BA" w:rsidP="00CB45B8">
      <w:pPr>
        <w:pStyle w:val="NumberParagraph"/>
      </w:pPr>
      <w:r>
        <w:t>Replace the &lt;div class=”</w:t>
      </w:r>
      <w:proofErr w:type="spellStart"/>
      <w:r>
        <w:t>articleaside</w:t>
      </w:r>
      <w:proofErr w:type="spellEnd"/>
      <w:r>
        <w:t>”&gt; tag with the aside element, as shown.</w:t>
      </w:r>
    </w:p>
    <w:p w:rsidR="002813C8" w:rsidRPr="00CB45B8" w:rsidRDefault="002813C8" w:rsidP="00CB45B8">
      <w:pPr>
        <w:pStyle w:val="Code"/>
      </w:pPr>
      <w:r w:rsidRPr="00CB45B8">
        <w:t>&lt;aside class=”</w:t>
      </w:r>
      <w:proofErr w:type="spellStart"/>
      <w:r w:rsidRPr="00CB45B8">
        <w:t>moreinfo</w:t>
      </w:r>
      <w:proofErr w:type="spellEnd"/>
      <w:r w:rsidRPr="00CB45B8">
        <w:t>”&gt;</w:t>
      </w:r>
    </w:p>
    <w:p w:rsidR="002813C8" w:rsidRPr="00CB45B8" w:rsidRDefault="002813C8" w:rsidP="00CB45B8">
      <w:pPr>
        <w:pStyle w:val="Code"/>
      </w:pPr>
      <w:r w:rsidRPr="00CB45B8">
        <w:t>&lt;h3&gt;More information on the Quiet Period&lt;h3&gt;</w:t>
      </w:r>
    </w:p>
    <w:p w:rsidR="002813C8" w:rsidRPr="00CB45B8" w:rsidRDefault="002813C8" w:rsidP="00CB45B8">
      <w:pPr>
        <w:pStyle w:val="Code"/>
      </w:pPr>
      <w:r w:rsidRPr="00CB45B8">
        <w:t> </w:t>
      </w:r>
      <w:r w:rsidRPr="00CB45B8">
        <w:t> </w:t>
      </w:r>
      <w:r w:rsidRPr="00CB45B8">
        <w:t> </w:t>
      </w:r>
      <w:r w:rsidRPr="00CB45B8">
        <w:t> </w:t>
      </w:r>
      <w:r w:rsidRPr="00CB45B8">
        <w:t xml:space="preserve">&lt;p&gt; Read more information on the Quiet period &lt;a </w:t>
      </w:r>
      <w:proofErr w:type="spellStart"/>
      <w:r w:rsidRPr="00CB45B8">
        <w:t>href</w:t>
      </w:r>
      <w:proofErr w:type="spellEnd"/>
      <w:r w:rsidRPr="00CB45B8">
        <w:t>=”#”&gt;here&lt;/a&gt;&lt;p&gt;</w:t>
      </w:r>
    </w:p>
    <w:p w:rsidR="002813C8" w:rsidRPr="00CB45B8" w:rsidRDefault="002813C8" w:rsidP="00CB45B8">
      <w:pPr>
        <w:pStyle w:val="Code"/>
      </w:pPr>
      <w:r w:rsidRPr="00CB45B8">
        <w:t>&lt;/aside&gt;</w:t>
      </w:r>
    </w:p>
    <w:p w:rsidR="002813C8" w:rsidRPr="00CB45B8" w:rsidRDefault="002813C8" w:rsidP="00CB45B8">
      <w:pPr>
        <w:pStyle w:val="NumberParagraph"/>
        <w:numPr>
          <w:ilvl w:val="0"/>
          <w:numId w:val="0"/>
        </w:numPr>
        <w:ind w:left="360"/>
      </w:pPr>
      <w:r w:rsidRPr="00CB45B8">
        <w:t>When you use the &lt;aside&gt; element nested within a &lt;section&gt; element, as you did here, it represents content that is somewhat related to the section. When you use it as you did in the initial example, the &lt;aside&gt; element is a sidebar considered secondary content unrelated to the main content of the page. The class name “</w:t>
      </w:r>
      <w:proofErr w:type="spellStart"/>
      <w:r w:rsidRPr="00CB45B8">
        <w:t>moreinfo</w:t>
      </w:r>
      <w:proofErr w:type="spellEnd"/>
      <w:r w:rsidRPr="00CB45B8">
        <w:t>” is added here so you can add a style to this content.</w:t>
      </w:r>
    </w:p>
    <w:p w:rsidR="002813C8" w:rsidRPr="00CB45B8" w:rsidRDefault="002813C8" w:rsidP="00CB45B8">
      <w:pPr>
        <w:pStyle w:val="NumberParagraph"/>
      </w:pPr>
      <w:r w:rsidRPr="00CB45B8">
        <w:t>Switch to your base.css style sheet and add the following code</w:t>
      </w:r>
      <w:r w:rsidR="001175BA">
        <w:t xml:space="preserve"> to the bottom of your style sheet</w:t>
      </w:r>
      <w:r w:rsidRPr="00CB45B8">
        <w:t>:</w:t>
      </w:r>
    </w:p>
    <w:p w:rsidR="002813C8" w:rsidRPr="00CB45B8" w:rsidRDefault="002813C8" w:rsidP="00CB45B8">
      <w:pPr>
        <w:pStyle w:val="Code"/>
      </w:pPr>
      <w:r w:rsidRPr="00CB45B8">
        <w:t>.</w:t>
      </w:r>
      <w:proofErr w:type="spellStart"/>
      <w:r w:rsidRPr="00CB45B8">
        <w:t>moreinfo</w:t>
      </w:r>
      <w:proofErr w:type="spellEnd"/>
      <w:r w:rsidRPr="00CB45B8">
        <w:tab/>
      </w:r>
    </w:p>
    <w:p w:rsidR="002813C8" w:rsidRPr="00CB45B8" w:rsidRDefault="002813C8" w:rsidP="00CB45B8">
      <w:pPr>
        <w:pStyle w:val="Code"/>
      </w:pPr>
      <w:r w:rsidRPr="00CB45B8">
        <w:t>{</w:t>
      </w:r>
    </w:p>
    <w:p w:rsidR="002813C8" w:rsidRPr="00CB45B8" w:rsidRDefault="002813C8" w:rsidP="00CB45B8">
      <w:pPr>
        <w:pStyle w:val="Code"/>
      </w:pPr>
      <w:proofErr w:type="gramStart"/>
      <w:r w:rsidRPr="00CB45B8">
        <w:t>float</w:t>
      </w:r>
      <w:proofErr w:type="gramEnd"/>
      <w:r w:rsidRPr="00CB45B8">
        <w:t>: right;</w:t>
      </w:r>
    </w:p>
    <w:p w:rsidR="002813C8" w:rsidRPr="00CB45B8" w:rsidRDefault="002813C8" w:rsidP="00CB45B8">
      <w:pPr>
        <w:pStyle w:val="Code"/>
      </w:pPr>
      <w:proofErr w:type="gramStart"/>
      <w:r w:rsidRPr="00CB45B8">
        <w:t>width</w:t>
      </w:r>
      <w:proofErr w:type="gramEnd"/>
      <w:r w:rsidRPr="00CB45B8">
        <w:t>: 200px;</w:t>
      </w:r>
    </w:p>
    <w:p w:rsidR="002813C8" w:rsidRPr="00CB45B8" w:rsidRDefault="002813C8" w:rsidP="00CB45B8">
      <w:pPr>
        <w:pStyle w:val="Code"/>
      </w:pPr>
      <w:proofErr w:type="gramStart"/>
      <w:r w:rsidRPr="00CB45B8">
        <w:t>background</w:t>
      </w:r>
      <w:proofErr w:type="gramEnd"/>
      <w:r w:rsidRPr="00CB45B8">
        <w:t>: #</w:t>
      </w:r>
      <w:proofErr w:type="spellStart"/>
      <w:r w:rsidRPr="00CB45B8">
        <w:t>ddf</w:t>
      </w:r>
      <w:proofErr w:type="spellEnd"/>
      <w:r w:rsidRPr="00CB45B8">
        <w:t>;</w:t>
      </w:r>
    </w:p>
    <w:p w:rsidR="002813C8" w:rsidRPr="00CB45B8" w:rsidRDefault="002813C8" w:rsidP="00CB45B8">
      <w:pPr>
        <w:pStyle w:val="Code"/>
      </w:pPr>
      <w:proofErr w:type="gramStart"/>
      <w:r w:rsidRPr="00CB45B8">
        <w:t>padding</w:t>
      </w:r>
      <w:proofErr w:type="gramEnd"/>
      <w:r w:rsidRPr="00CB45B8">
        <w:t>: 10px;</w:t>
      </w:r>
    </w:p>
    <w:p w:rsidR="002813C8" w:rsidRPr="00CB45B8" w:rsidRDefault="002813C8" w:rsidP="00CB45B8">
      <w:pPr>
        <w:pStyle w:val="Code"/>
      </w:pPr>
      <w:proofErr w:type="gramStart"/>
      <w:r w:rsidRPr="00CB45B8">
        <w:t>margin</w:t>
      </w:r>
      <w:proofErr w:type="gramEnd"/>
      <w:r w:rsidRPr="00CB45B8">
        <w:t>: 6px;</w:t>
      </w:r>
    </w:p>
    <w:p w:rsidR="002813C8" w:rsidRPr="00CB45B8" w:rsidRDefault="002813C8" w:rsidP="00CB45B8">
      <w:pPr>
        <w:pStyle w:val="Code"/>
      </w:pPr>
      <w:r w:rsidRPr="00CB45B8">
        <w:t>}</w:t>
      </w:r>
    </w:p>
    <w:p w:rsidR="002813C8" w:rsidRPr="00CB45B8" w:rsidRDefault="002813C8" w:rsidP="00CB45B8">
      <w:pPr>
        <w:pStyle w:val="NumberParagraph"/>
        <w:numPr>
          <w:ilvl w:val="0"/>
          <w:numId w:val="0"/>
        </w:numPr>
        <w:ind w:left="360"/>
      </w:pPr>
      <w:r w:rsidRPr="00CB45B8">
        <w:t>This code will create a 200 pixel wide box with a grey background color. Additionally, it is floated right so the surrounding content will flow around it.</w:t>
      </w:r>
    </w:p>
    <w:p w:rsidR="002813C8" w:rsidRPr="00CB45B8" w:rsidRDefault="002813C8" w:rsidP="00CB45B8">
      <w:pPr>
        <w:pStyle w:val="NumberParagraph"/>
      </w:pPr>
      <w:r w:rsidRPr="00CB45B8">
        <w:t>Save your HTML and CSS files and preview your page in the browser.</w:t>
      </w:r>
    </w:p>
    <w:p w:rsidR="002813C8" w:rsidRDefault="00377F28" w:rsidP="00CB45B8">
      <w:pPr>
        <w:pStyle w:val="image"/>
      </w:pPr>
      <w:r w:rsidRPr="00377F28">
        <w:rPr>
          <w:noProof/>
        </w:rPr>
        <w:lastRenderedPageBreak/>
        <w:drawing>
          <wp:inline distT="0" distB="0" distL="0" distR="0">
            <wp:extent cx="3505200" cy="1967284"/>
            <wp:effectExtent l="19050" t="0" r="0" b="0"/>
            <wp:docPr id="20" name="Picture 10" descr="04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4_09"/>
                    <pic:cNvPicPr>
                      <a:picLocks noChangeAspect="1" noChangeArrowheads="1"/>
                    </pic:cNvPicPr>
                  </pic:nvPicPr>
                  <pic:blipFill>
                    <a:blip r:embed="rId20" cstate="print"/>
                    <a:srcRect l="1944" t="4044" r="1080" b="3309"/>
                    <a:stretch>
                      <a:fillRect/>
                    </a:stretch>
                  </pic:blipFill>
                  <pic:spPr bwMode="auto">
                    <a:xfrm>
                      <a:off x="0" y="0"/>
                      <a:ext cx="3506502" cy="1968015"/>
                    </a:xfrm>
                    <a:prstGeom prst="rect">
                      <a:avLst/>
                    </a:prstGeom>
                    <a:noFill/>
                    <a:ln w="9525">
                      <a:noFill/>
                      <a:miter lim="800000"/>
                      <a:headEnd/>
                      <a:tailEnd/>
                    </a:ln>
                  </pic:spPr>
                </pic:pic>
              </a:graphicData>
            </a:graphic>
          </wp:inline>
        </w:drawing>
      </w:r>
    </w:p>
    <w:p w:rsidR="002813C8" w:rsidRDefault="002813C8" w:rsidP="00CB45B8">
      <w:pPr>
        <w:pStyle w:val="Quote"/>
        <w:ind w:left="360"/>
      </w:pPr>
      <w:r>
        <w:t>The HTML5 aside element can be used within a section to indicate related content</w:t>
      </w:r>
    </w:p>
    <w:p w:rsidR="002813C8" w:rsidRDefault="002813C8" w:rsidP="00CB45B8">
      <w:pPr>
        <w:pStyle w:val="Heading2"/>
      </w:pPr>
      <w:r>
        <w:t>Additional HTML5 elements</w:t>
      </w:r>
    </w:p>
    <w:p w:rsidR="002813C8" w:rsidRDefault="002813C8" w:rsidP="00CB45B8">
      <w:r>
        <w:t xml:space="preserve">There are several new elements you can use to make the content of your pages more meaningful. For example, the </w:t>
      </w:r>
      <w:r w:rsidRPr="008066ED">
        <w:rPr>
          <w:rStyle w:val="bodycode"/>
        </w:rPr>
        <w:t>&lt;figure&gt;</w:t>
      </w:r>
      <w:r>
        <w:t xml:space="preserve"> and </w:t>
      </w:r>
      <w:r w:rsidRPr="008066ED">
        <w:rPr>
          <w:rStyle w:val="bodycode"/>
        </w:rPr>
        <w:t>&lt;</w:t>
      </w:r>
      <w:proofErr w:type="spellStart"/>
      <w:r w:rsidRPr="008066ED">
        <w:rPr>
          <w:rStyle w:val="bodycode"/>
        </w:rPr>
        <w:t>figurecaption</w:t>
      </w:r>
      <w:proofErr w:type="spellEnd"/>
      <w:r w:rsidRPr="008066ED">
        <w:rPr>
          <w:rStyle w:val="bodycode"/>
        </w:rPr>
        <w:t>&gt;</w:t>
      </w:r>
      <w:r>
        <w:t xml:space="preserve"> elements help identify images and associated captions within your content. </w:t>
      </w:r>
    </w:p>
    <w:p w:rsidR="002813C8" w:rsidRPr="00CB45B8" w:rsidRDefault="002813C8" w:rsidP="00CB45B8">
      <w:pPr>
        <w:pStyle w:val="NumberParagraph"/>
        <w:numPr>
          <w:ilvl w:val="0"/>
          <w:numId w:val="21"/>
        </w:numPr>
      </w:pPr>
      <w:r w:rsidRPr="00CB45B8">
        <w:t xml:space="preserve">Locate the closing &lt;/header&gt; tag within your article and add an image as follows: </w:t>
      </w:r>
    </w:p>
    <w:p w:rsidR="002813C8" w:rsidRPr="00CB45B8" w:rsidRDefault="002813C8" w:rsidP="00CB45B8">
      <w:pPr>
        <w:pStyle w:val="Code"/>
      </w:pPr>
      <w:r w:rsidRPr="00CB45B8">
        <w:t xml:space="preserve">&lt;h3&gt; </w:t>
      </w:r>
      <w:proofErr w:type="gramStart"/>
      <w:r w:rsidRPr="00CB45B8">
        <w:t>What</w:t>
      </w:r>
      <w:proofErr w:type="gramEnd"/>
      <w:r w:rsidRPr="00CB45B8">
        <w:t xml:space="preserve"> all employees need to know during an IPO &lt;/h3&gt;</w:t>
      </w:r>
    </w:p>
    <w:p w:rsidR="002813C8" w:rsidRPr="00CB45B8" w:rsidRDefault="002813C8" w:rsidP="00CB45B8">
      <w:pPr>
        <w:pStyle w:val="Code"/>
      </w:pPr>
      <w:r w:rsidRPr="00CB45B8">
        <w:t>&lt;/header&gt;</w:t>
      </w:r>
    </w:p>
    <w:p w:rsidR="002813C8" w:rsidRPr="00CB45B8" w:rsidRDefault="002813C8" w:rsidP="00CB45B8">
      <w:pPr>
        <w:pStyle w:val="Code"/>
      </w:pPr>
    </w:p>
    <w:p w:rsidR="002813C8" w:rsidRPr="00CB45B8" w:rsidRDefault="002813C8" w:rsidP="00CB45B8">
      <w:pPr>
        <w:pStyle w:val="Code"/>
        <w:rPr>
          <w:rStyle w:val="codeboldRED"/>
        </w:rPr>
      </w:pPr>
      <w:r w:rsidRPr="00CB45B8">
        <w:rPr>
          <w:rStyle w:val="codeboldRED"/>
          <w:b w:val="0"/>
          <w:color w:val="000000"/>
        </w:rPr>
        <w:t>&lt;</w:t>
      </w:r>
      <w:proofErr w:type="spellStart"/>
      <w:r w:rsidRPr="00CB45B8">
        <w:rPr>
          <w:rStyle w:val="codeboldRED"/>
          <w:b w:val="0"/>
          <w:color w:val="000000"/>
        </w:rPr>
        <w:t>img</w:t>
      </w:r>
      <w:proofErr w:type="spellEnd"/>
      <w:r w:rsidRPr="00CB45B8">
        <w:rPr>
          <w:rStyle w:val="codeboldRED"/>
          <w:b w:val="0"/>
          <w:color w:val="000000"/>
        </w:rPr>
        <w:t xml:space="preserve"> </w:t>
      </w:r>
      <w:proofErr w:type="spellStart"/>
      <w:r w:rsidRPr="00CB45B8">
        <w:rPr>
          <w:rStyle w:val="codeboldRED"/>
          <w:b w:val="0"/>
          <w:color w:val="000000"/>
        </w:rPr>
        <w:t>src</w:t>
      </w:r>
      <w:proofErr w:type="spellEnd"/>
      <w:r w:rsidRPr="00CB45B8">
        <w:rPr>
          <w:rStyle w:val="codeboldRED"/>
          <w:b w:val="0"/>
          <w:color w:val="000000"/>
        </w:rPr>
        <w:t>="images/shhh.jpg" alt="Woman saying be quiet" /&gt;</w:t>
      </w:r>
    </w:p>
    <w:p w:rsidR="002813C8" w:rsidRPr="00CB45B8" w:rsidRDefault="002813C8" w:rsidP="00CB45B8">
      <w:pPr>
        <w:pStyle w:val="NumberParagraph"/>
        <w:numPr>
          <w:ilvl w:val="0"/>
          <w:numId w:val="0"/>
        </w:numPr>
        <w:ind w:left="360"/>
      </w:pPr>
      <w:r w:rsidRPr="00CB45B8">
        <w:t xml:space="preserve">This simply embeds the image onto your </w:t>
      </w:r>
      <w:proofErr w:type="gramStart"/>
      <w:r w:rsidRPr="00CB45B8">
        <w:t>page,</w:t>
      </w:r>
      <w:proofErr w:type="gramEnd"/>
      <w:r w:rsidRPr="00CB45B8">
        <w:t xml:space="preserve"> you’ll now wrap the &lt;figure&gt;</w:t>
      </w:r>
      <w:r w:rsidR="00C04222">
        <w:t xml:space="preserve"> element around this image.</w:t>
      </w:r>
    </w:p>
    <w:p w:rsidR="002813C8" w:rsidRPr="00CB45B8" w:rsidRDefault="002813C8" w:rsidP="00CB45B8">
      <w:pPr>
        <w:pStyle w:val="NumberParagraph"/>
      </w:pPr>
      <w:r w:rsidRPr="00CB45B8">
        <w:t>Add the figure element as follows:</w:t>
      </w:r>
    </w:p>
    <w:p w:rsidR="002813C8" w:rsidRPr="00CB45B8" w:rsidRDefault="002813C8" w:rsidP="00CB45B8">
      <w:pPr>
        <w:pStyle w:val="Code"/>
        <w:rPr>
          <w:rStyle w:val="codeboldRED"/>
          <w:rFonts w:asciiTheme="minorHAnsi" w:eastAsiaTheme="minorHAnsi" w:hAnsiTheme="minorHAnsi" w:cstheme="minorBidi"/>
          <w:sz w:val="22"/>
          <w:szCs w:val="22"/>
        </w:rPr>
      </w:pPr>
      <w:r w:rsidRPr="00CB45B8">
        <w:rPr>
          <w:rStyle w:val="codeboldRED"/>
          <w:b w:val="0"/>
          <w:color w:val="000000"/>
        </w:rPr>
        <w:t>&lt;</w:t>
      </w:r>
      <w:proofErr w:type="gramStart"/>
      <w:r w:rsidRPr="00CB45B8">
        <w:rPr>
          <w:rStyle w:val="codeboldRED"/>
          <w:b w:val="0"/>
          <w:color w:val="000000"/>
        </w:rPr>
        <w:t>figure</w:t>
      </w:r>
      <w:proofErr w:type="gramEnd"/>
      <w:r w:rsidRPr="00CB45B8">
        <w:rPr>
          <w:rStyle w:val="codeboldRED"/>
          <w:b w:val="0"/>
          <w:color w:val="000000"/>
        </w:rPr>
        <w:t>&gt;</w:t>
      </w:r>
    </w:p>
    <w:p w:rsidR="002813C8" w:rsidRPr="00CB45B8" w:rsidRDefault="002813C8" w:rsidP="00CB45B8">
      <w:pPr>
        <w:pStyle w:val="Code"/>
      </w:pPr>
      <w:r w:rsidRPr="00CB45B8">
        <w:t>&lt;</w:t>
      </w:r>
      <w:proofErr w:type="spellStart"/>
      <w:r w:rsidRPr="00CB45B8">
        <w:t>img</w:t>
      </w:r>
      <w:proofErr w:type="spellEnd"/>
      <w:r w:rsidRPr="00CB45B8">
        <w:t xml:space="preserve"> </w:t>
      </w:r>
      <w:proofErr w:type="spellStart"/>
      <w:r w:rsidRPr="00CB45B8">
        <w:t>src</w:t>
      </w:r>
      <w:proofErr w:type="spellEnd"/>
      <w:r w:rsidRPr="00CB45B8">
        <w:t>="images/shhh.jpg" alt="Woman saying be quiet" /&gt;</w:t>
      </w:r>
    </w:p>
    <w:p w:rsidR="002813C8" w:rsidRPr="00CB45B8" w:rsidRDefault="002813C8" w:rsidP="00CB45B8">
      <w:pPr>
        <w:pStyle w:val="Code"/>
        <w:rPr>
          <w:rStyle w:val="codeboldRED"/>
        </w:rPr>
      </w:pPr>
      <w:r w:rsidRPr="00CB45B8">
        <w:rPr>
          <w:rStyle w:val="codeboldRED"/>
          <w:b w:val="0"/>
          <w:color w:val="000000"/>
        </w:rPr>
        <w:t>&lt;/figure&gt;</w:t>
      </w:r>
    </w:p>
    <w:p w:rsidR="002813C8" w:rsidRPr="00CB45B8" w:rsidRDefault="002813C8" w:rsidP="00CB45B8">
      <w:pPr>
        <w:pStyle w:val="NumberParagraph"/>
        <w:numPr>
          <w:ilvl w:val="0"/>
          <w:numId w:val="0"/>
        </w:numPr>
        <w:ind w:left="360"/>
      </w:pPr>
      <w:r w:rsidRPr="00CB45B8">
        <w:t>This element is designed to markup areas of your page such as images, charts, and graphs. You can also pair the figure with a caption using the &lt;</w:t>
      </w:r>
      <w:proofErr w:type="spellStart"/>
      <w:r w:rsidRPr="00CB45B8">
        <w:t>figcaption</w:t>
      </w:r>
      <w:proofErr w:type="spellEnd"/>
      <w:r w:rsidRPr="00CB45B8">
        <w:t>&gt; element.</w:t>
      </w:r>
    </w:p>
    <w:p w:rsidR="00CB45B8" w:rsidRDefault="00CB45B8">
      <w:r>
        <w:br w:type="page"/>
      </w:r>
    </w:p>
    <w:p w:rsidR="002813C8" w:rsidRPr="00CB45B8" w:rsidRDefault="002813C8" w:rsidP="00CB45B8">
      <w:pPr>
        <w:pStyle w:val="NumberParagraph"/>
      </w:pPr>
      <w:r w:rsidRPr="00CB45B8">
        <w:lastRenderedPageBreak/>
        <w:t>Add the caption by adding the following code:</w:t>
      </w:r>
    </w:p>
    <w:p w:rsidR="002813C8" w:rsidRPr="00CB45B8" w:rsidRDefault="002813C8" w:rsidP="00CB45B8">
      <w:pPr>
        <w:pStyle w:val="Code"/>
      </w:pPr>
      <w:r w:rsidRPr="00CB45B8">
        <w:t>&lt;</w:t>
      </w:r>
      <w:proofErr w:type="gramStart"/>
      <w:r w:rsidRPr="00CB45B8">
        <w:t>figure</w:t>
      </w:r>
      <w:proofErr w:type="gramEnd"/>
      <w:r w:rsidRPr="00CB45B8">
        <w:t>&gt;</w:t>
      </w:r>
    </w:p>
    <w:p w:rsidR="002813C8" w:rsidRPr="00CB45B8" w:rsidRDefault="002813C8" w:rsidP="00CB45B8">
      <w:pPr>
        <w:pStyle w:val="Code"/>
      </w:pPr>
      <w:r w:rsidRPr="00CB45B8">
        <w:t>&lt;</w:t>
      </w:r>
      <w:proofErr w:type="spellStart"/>
      <w:r w:rsidRPr="00CB45B8">
        <w:t>img</w:t>
      </w:r>
      <w:proofErr w:type="spellEnd"/>
      <w:r w:rsidRPr="00CB45B8">
        <w:t xml:space="preserve"> </w:t>
      </w:r>
      <w:proofErr w:type="spellStart"/>
      <w:r w:rsidRPr="00CB45B8">
        <w:t>src</w:t>
      </w:r>
      <w:proofErr w:type="spellEnd"/>
      <w:r w:rsidRPr="00CB45B8">
        <w:t>="images/shhh.jpg" alt="Woman saying be quiet" /&gt;</w:t>
      </w:r>
    </w:p>
    <w:p w:rsidR="002813C8" w:rsidRPr="00CB45B8" w:rsidRDefault="002813C8" w:rsidP="00CB45B8">
      <w:pPr>
        <w:pStyle w:val="Code"/>
        <w:rPr>
          <w:rStyle w:val="codeboldRED"/>
        </w:rPr>
      </w:pPr>
      <w:r w:rsidRPr="00CB45B8">
        <w:t> </w:t>
      </w:r>
      <w:r w:rsidRPr="00CB45B8">
        <w:t> </w:t>
      </w:r>
      <w:r w:rsidRPr="00CB45B8">
        <w:rPr>
          <w:rStyle w:val="codeboldRED"/>
          <w:b w:val="0"/>
          <w:color w:val="000000"/>
        </w:rPr>
        <w:t>&lt;</w:t>
      </w:r>
      <w:proofErr w:type="spellStart"/>
      <w:proofErr w:type="gramStart"/>
      <w:r w:rsidRPr="00CB45B8">
        <w:rPr>
          <w:rStyle w:val="codeboldRED"/>
          <w:b w:val="0"/>
          <w:color w:val="000000"/>
        </w:rPr>
        <w:t>figcaption</w:t>
      </w:r>
      <w:proofErr w:type="spellEnd"/>
      <w:proofErr w:type="gramEnd"/>
      <w:r w:rsidRPr="00CB45B8">
        <w:rPr>
          <w:rStyle w:val="codeboldRED"/>
          <w:b w:val="0"/>
          <w:color w:val="000000"/>
        </w:rPr>
        <w:t xml:space="preserve">&gt; </w:t>
      </w:r>
      <w:r w:rsidRPr="00CB45B8">
        <w:t>Quiet needed during an IPO.</w:t>
      </w:r>
      <w:r w:rsidRPr="00CB45B8">
        <w:rPr>
          <w:rStyle w:val="codeboldRED"/>
          <w:b w:val="0"/>
          <w:color w:val="000000"/>
        </w:rPr>
        <w:br/>
        <w:t>&lt;/</w:t>
      </w:r>
      <w:proofErr w:type="spellStart"/>
      <w:r w:rsidRPr="00CB45B8">
        <w:rPr>
          <w:rStyle w:val="codeboldRED"/>
          <w:b w:val="0"/>
          <w:color w:val="000000"/>
        </w:rPr>
        <w:t>figcaption</w:t>
      </w:r>
      <w:proofErr w:type="spellEnd"/>
      <w:r w:rsidRPr="00CB45B8">
        <w:rPr>
          <w:rStyle w:val="codeboldRED"/>
          <w:b w:val="0"/>
          <w:color w:val="000000"/>
        </w:rPr>
        <w:t>&gt;</w:t>
      </w:r>
    </w:p>
    <w:p w:rsidR="002813C8" w:rsidRPr="00CB45B8" w:rsidRDefault="002813C8" w:rsidP="00CB45B8">
      <w:pPr>
        <w:pStyle w:val="Code"/>
      </w:pPr>
      <w:r w:rsidRPr="00CB45B8">
        <w:t>&lt;/figure&gt;</w:t>
      </w:r>
    </w:p>
    <w:p w:rsidR="002813C8" w:rsidRPr="00CB45B8" w:rsidRDefault="002813C8" w:rsidP="00CB45B8">
      <w:pPr>
        <w:pStyle w:val="NumberParagraph"/>
        <w:numPr>
          <w:ilvl w:val="0"/>
          <w:numId w:val="0"/>
        </w:numPr>
        <w:ind w:left="360"/>
      </w:pPr>
      <w:r w:rsidRPr="00CB45B8">
        <w:t>You can style the new elements as you would other elements. You’ll now format the figure and the caption within the article.</w:t>
      </w:r>
    </w:p>
    <w:p w:rsidR="002813C8" w:rsidRPr="00CB45B8" w:rsidRDefault="002813C8" w:rsidP="00CB45B8">
      <w:pPr>
        <w:pStyle w:val="NumberParagraph"/>
      </w:pPr>
      <w:r w:rsidRPr="00CB45B8">
        <w:t>Open your base.css file and add the following rule for the figure:</w:t>
      </w:r>
    </w:p>
    <w:p w:rsidR="002813C8" w:rsidRPr="00CB45B8" w:rsidRDefault="002813C8" w:rsidP="00CB45B8">
      <w:pPr>
        <w:pStyle w:val="Code"/>
        <w:rPr>
          <w:rStyle w:val="codeboldRED"/>
          <w:rFonts w:asciiTheme="minorHAnsi" w:eastAsiaTheme="minorHAnsi" w:hAnsiTheme="minorHAnsi" w:cstheme="minorBidi"/>
          <w:sz w:val="22"/>
          <w:szCs w:val="22"/>
        </w:rPr>
      </w:pPr>
      <w:proofErr w:type="gramStart"/>
      <w:r w:rsidRPr="00CB45B8">
        <w:rPr>
          <w:rStyle w:val="codeboldRED"/>
          <w:b w:val="0"/>
          <w:color w:val="000000"/>
        </w:rPr>
        <w:t>figure</w:t>
      </w:r>
      <w:proofErr w:type="gramEnd"/>
      <w:r w:rsidRPr="00CB45B8">
        <w:rPr>
          <w:rStyle w:val="codeboldRED"/>
          <w:b w:val="0"/>
          <w:color w:val="000000"/>
        </w:rPr>
        <w:t xml:space="preserve"> {</w:t>
      </w:r>
    </w:p>
    <w:p w:rsidR="002813C8" w:rsidRPr="00CB45B8" w:rsidRDefault="002813C8" w:rsidP="00CB45B8">
      <w:pPr>
        <w:pStyle w:val="Code"/>
        <w:rPr>
          <w:rStyle w:val="codeboldRED"/>
        </w:rPr>
      </w:pPr>
      <w:r w:rsidRPr="00CB45B8">
        <w:rPr>
          <w:rStyle w:val="codeboldRED"/>
          <w:b w:val="0"/>
          <w:color w:val="000000"/>
        </w:rPr>
        <w:t> </w:t>
      </w:r>
      <w:r w:rsidRPr="00CB45B8">
        <w:rPr>
          <w:rStyle w:val="codeboldRED"/>
          <w:b w:val="0"/>
          <w:color w:val="000000"/>
        </w:rPr>
        <w:t> </w:t>
      </w:r>
      <w:proofErr w:type="spellStart"/>
      <w:proofErr w:type="gramStart"/>
      <w:r w:rsidRPr="00CB45B8">
        <w:rPr>
          <w:rStyle w:val="codeboldRED"/>
          <w:b w:val="0"/>
          <w:color w:val="000000"/>
        </w:rPr>
        <w:t>float:</w:t>
      </w:r>
      <w:proofErr w:type="gramEnd"/>
      <w:r w:rsidRPr="00CB45B8">
        <w:rPr>
          <w:rStyle w:val="codeboldRED"/>
          <w:b w:val="0"/>
          <w:color w:val="000000"/>
        </w:rPr>
        <w:t>right</w:t>
      </w:r>
      <w:proofErr w:type="spellEnd"/>
      <w:r w:rsidRPr="00CB45B8">
        <w:rPr>
          <w:rStyle w:val="codeboldRED"/>
          <w:b w:val="0"/>
          <w:color w:val="000000"/>
        </w:rPr>
        <w:t>;</w:t>
      </w:r>
    </w:p>
    <w:p w:rsidR="002813C8" w:rsidRPr="00CB45B8" w:rsidRDefault="002813C8" w:rsidP="00CB45B8">
      <w:pPr>
        <w:pStyle w:val="Code"/>
        <w:rPr>
          <w:rStyle w:val="codeboldRED"/>
        </w:rPr>
      </w:pPr>
      <w:r w:rsidRPr="00CB45B8">
        <w:rPr>
          <w:rStyle w:val="codeboldRED"/>
          <w:b w:val="0"/>
          <w:color w:val="000000"/>
        </w:rPr>
        <w:t> </w:t>
      </w:r>
      <w:r w:rsidRPr="00CB45B8">
        <w:rPr>
          <w:rStyle w:val="codeboldRED"/>
          <w:b w:val="0"/>
          <w:color w:val="000000"/>
        </w:rPr>
        <w:t> </w:t>
      </w:r>
      <w:proofErr w:type="gramStart"/>
      <w:r w:rsidRPr="00CB45B8">
        <w:rPr>
          <w:rStyle w:val="codeboldRED"/>
          <w:b w:val="0"/>
          <w:color w:val="000000"/>
        </w:rPr>
        <w:t>padding:</w:t>
      </w:r>
      <w:proofErr w:type="gramEnd"/>
      <w:r w:rsidRPr="00CB45B8">
        <w:rPr>
          <w:rStyle w:val="codeboldRED"/>
          <w:b w:val="0"/>
          <w:color w:val="000000"/>
        </w:rPr>
        <w:t>4px;</w:t>
      </w:r>
    </w:p>
    <w:p w:rsidR="002813C8" w:rsidRPr="00CB45B8" w:rsidRDefault="002813C8" w:rsidP="00CB45B8">
      <w:pPr>
        <w:pStyle w:val="Code"/>
        <w:rPr>
          <w:rStyle w:val="codeboldRED"/>
        </w:rPr>
      </w:pPr>
      <w:r w:rsidRPr="00CB45B8">
        <w:rPr>
          <w:rStyle w:val="codeboldRED"/>
          <w:b w:val="0"/>
          <w:color w:val="000000"/>
        </w:rPr>
        <w:t> </w:t>
      </w:r>
      <w:r w:rsidRPr="00CB45B8">
        <w:rPr>
          <w:rStyle w:val="codeboldRED"/>
          <w:b w:val="0"/>
          <w:color w:val="000000"/>
        </w:rPr>
        <w:t> </w:t>
      </w:r>
      <w:proofErr w:type="gramStart"/>
      <w:r w:rsidRPr="00CB45B8">
        <w:rPr>
          <w:rStyle w:val="codeboldRED"/>
          <w:b w:val="0"/>
          <w:color w:val="000000"/>
        </w:rPr>
        <w:t>margin:</w:t>
      </w:r>
      <w:proofErr w:type="gramEnd"/>
      <w:r w:rsidRPr="00CB45B8">
        <w:rPr>
          <w:rStyle w:val="codeboldRED"/>
          <w:b w:val="0"/>
          <w:color w:val="000000"/>
        </w:rPr>
        <w:t>6px;</w:t>
      </w:r>
    </w:p>
    <w:p w:rsidR="002813C8" w:rsidRPr="00CB45B8" w:rsidRDefault="002813C8" w:rsidP="00CB45B8">
      <w:pPr>
        <w:pStyle w:val="Code"/>
        <w:rPr>
          <w:rStyle w:val="codeboldRED"/>
        </w:rPr>
      </w:pPr>
      <w:r w:rsidRPr="00CB45B8">
        <w:rPr>
          <w:rStyle w:val="codeboldRED"/>
          <w:b w:val="0"/>
          <w:color w:val="000000"/>
        </w:rPr>
        <w:t>}</w:t>
      </w:r>
    </w:p>
    <w:p w:rsidR="002813C8" w:rsidRPr="00CB45B8" w:rsidRDefault="002813C8" w:rsidP="00CB45B8">
      <w:pPr>
        <w:pStyle w:val="NumberParagraph"/>
        <w:numPr>
          <w:ilvl w:val="0"/>
          <w:numId w:val="0"/>
        </w:numPr>
        <w:ind w:left="360"/>
      </w:pPr>
      <w:r w:rsidRPr="00CB45B8">
        <w:t>Save your HTML and CSS file and then preview your page in the browser. This style floats the image over to the right and applies padding, and margin to set it off from the rest of the page.</w:t>
      </w:r>
    </w:p>
    <w:p w:rsidR="002813C8" w:rsidRPr="003A45FE" w:rsidRDefault="00377F28" w:rsidP="002813C8">
      <w:pPr>
        <w:pStyle w:val="numberstep"/>
        <w:ind w:firstLine="0"/>
        <w:rPr>
          <w:color w:val="FF0000"/>
        </w:rPr>
      </w:pPr>
      <w:r w:rsidRPr="00377F28">
        <w:rPr>
          <w:noProof/>
          <w:color w:val="FF0000"/>
        </w:rPr>
        <w:drawing>
          <wp:inline distT="0" distB="0" distL="0" distR="0">
            <wp:extent cx="4229467" cy="3143522"/>
            <wp:effectExtent l="19050" t="0" r="0" b="0"/>
            <wp:docPr id="21" name="Picture 11" descr="04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4_10"/>
                    <pic:cNvPicPr>
                      <a:picLocks noChangeAspect="1" noChangeArrowheads="1"/>
                    </pic:cNvPicPr>
                  </pic:nvPicPr>
                  <pic:blipFill>
                    <a:blip r:embed="rId21" cstate="print"/>
                    <a:srcRect/>
                    <a:stretch>
                      <a:fillRect/>
                    </a:stretch>
                  </pic:blipFill>
                  <pic:spPr bwMode="auto">
                    <a:xfrm>
                      <a:off x="0" y="0"/>
                      <a:ext cx="4229467" cy="3143522"/>
                    </a:xfrm>
                    <a:prstGeom prst="rect">
                      <a:avLst/>
                    </a:prstGeom>
                    <a:noFill/>
                    <a:ln w="9525">
                      <a:noFill/>
                      <a:miter lim="800000"/>
                      <a:headEnd/>
                      <a:tailEnd/>
                    </a:ln>
                  </pic:spPr>
                </pic:pic>
              </a:graphicData>
            </a:graphic>
          </wp:inline>
        </w:drawing>
      </w:r>
    </w:p>
    <w:p w:rsidR="002813C8" w:rsidRPr="00CB45B8" w:rsidRDefault="002813C8" w:rsidP="00CB45B8">
      <w:pPr>
        <w:pStyle w:val="Quote"/>
        <w:ind w:left="450"/>
      </w:pPr>
      <w:r w:rsidRPr="00CB45B8">
        <w:t xml:space="preserve">The </w:t>
      </w:r>
      <w:r w:rsidRPr="00C212E5">
        <w:rPr>
          <w:rStyle w:val="captioncode"/>
          <w:rFonts w:cs="Courier New"/>
          <w:sz w:val="16"/>
          <w:szCs w:val="16"/>
        </w:rPr>
        <w:t>&lt;figure&gt;</w:t>
      </w:r>
      <w:r w:rsidRPr="00CB45B8">
        <w:t xml:space="preserve"> element floated to the right of your article.</w:t>
      </w:r>
    </w:p>
    <w:p w:rsidR="002813C8" w:rsidRDefault="002813C8" w:rsidP="00CB45B8">
      <w:pPr>
        <w:pStyle w:val="NumberParagraph"/>
        <w:numPr>
          <w:ilvl w:val="0"/>
          <w:numId w:val="0"/>
        </w:numPr>
        <w:ind w:left="360"/>
      </w:pPr>
      <w:r>
        <w:t>The caption does not look very good at this size, so you will now style it as well. Return to your text editor.</w:t>
      </w:r>
    </w:p>
    <w:p w:rsidR="00CB45B8" w:rsidRDefault="00CB45B8">
      <w:r>
        <w:br w:type="page"/>
      </w:r>
    </w:p>
    <w:p w:rsidR="002813C8" w:rsidRDefault="002813C8" w:rsidP="00CB45B8">
      <w:pPr>
        <w:pStyle w:val="NumberParagraph"/>
      </w:pPr>
      <w:r>
        <w:lastRenderedPageBreak/>
        <w:t>Add the following style rule below your figure rule:</w:t>
      </w:r>
    </w:p>
    <w:p w:rsidR="002813C8" w:rsidRDefault="002813C8" w:rsidP="00CB45B8">
      <w:pPr>
        <w:pStyle w:val="Code"/>
        <w:rPr>
          <w:rStyle w:val="codeboldRED"/>
          <w:rFonts w:asciiTheme="minorHAnsi" w:eastAsiaTheme="minorHAnsi" w:hAnsiTheme="minorHAnsi" w:cstheme="minorBidi"/>
          <w:sz w:val="22"/>
          <w:szCs w:val="22"/>
        </w:rPr>
      </w:pPr>
      <w:proofErr w:type="spellStart"/>
      <w:proofErr w:type="gramStart"/>
      <w:r>
        <w:rPr>
          <w:rStyle w:val="codeboldRED"/>
          <w:bCs/>
        </w:rPr>
        <w:t>figcaption</w:t>
      </w:r>
      <w:proofErr w:type="spellEnd"/>
      <w:proofErr w:type="gramEnd"/>
      <w:r>
        <w:rPr>
          <w:rStyle w:val="codeboldRED"/>
          <w:bCs/>
        </w:rPr>
        <w:t xml:space="preserve"> {</w:t>
      </w:r>
    </w:p>
    <w:p w:rsidR="002813C8" w:rsidRDefault="002813C8" w:rsidP="00CB45B8">
      <w:pPr>
        <w:pStyle w:val="Code"/>
        <w:rPr>
          <w:rStyle w:val="codeboldRED"/>
        </w:rPr>
      </w:pPr>
      <w:r>
        <w:rPr>
          <w:rStyle w:val="codeboldRED"/>
          <w:bCs/>
        </w:rPr>
        <w:t> </w:t>
      </w:r>
      <w:r>
        <w:rPr>
          <w:rStyle w:val="codeboldRED"/>
          <w:bCs/>
        </w:rPr>
        <w:t> </w:t>
      </w:r>
      <w:proofErr w:type="spellStart"/>
      <w:proofErr w:type="gramStart"/>
      <w:r>
        <w:rPr>
          <w:rStyle w:val="codeboldRED"/>
          <w:bCs/>
        </w:rPr>
        <w:t>text-</w:t>
      </w:r>
      <w:proofErr w:type="gramEnd"/>
      <w:r>
        <w:rPr>
          <w:rStyle w:val="codeboldRED"/>
          <w:bCs/>
        </w:rPr>
        <w:t>align:center</w:t>
      </w:r>
      <w:proofErr w:type="spellEnd"/>
      <w:r>
        <w:rPr>
          <w:rStyle w:val="codeboldRED"/>
          <w:bCs/>
        </w:rPr>
        <w:t>;</w:t>
      </w:r>
    </w:p>
    <w:p w:rsidR="002813C8" w:rsidRDefault="002813C8" w:rsidP="00CB45B8">
      <w:pPr>
        <w:pStyle w:val="Code"/>
        <w:rPr>
          <w:rStyle w:val="codeboldRED"/>
        </w:rPr>
      </w:pPr>
      <w:r>
        <w:rPr>
          <w:rStyle w:val="codeboldRED"/>
          <w:bCs/>
        </w:rPr>
        <w:t> </w:t>
      </w:r>
      <w:r>
        <w:rPr>
          <w:rStyle w:val="codeboldRED"/>
          <w:bCs/>
        </w:rPr>
        <w:t> </w:t>
      </w:r>
      <w:proofErr w:type="spellStart"/>
      <w:proofErr w:type="gramStart"/>
      <w:r>
        <w:rPr>
          <w:rStyle w:val="codeboldRED"/>
          <w:bCs/>
        </w:rPr>
        <w:t>font:</w:t>
      </w:r>
      <w:proofErr w:type="gramEnd"/>
      <w:r>
        <w:rPr>
          <w:rStyle w:val="codeboldRED"/>
          <w:bCs/>
        </w:rPr>
        <w:t>italic</w:t>
      </w:r>
      <w:proofErr w:type="spellEnd"/>
      <w:r>
        <w:rPr>
          <w:rStyle w:val="codeboldRED"/>
          <w:bCs/>
        </w:rPr>
        <w:t xml:space="preserve"> 0.</w:t>
      </w:r>
      <w:r w:rsidR="001175BA">
        <w:rPr>
          <w:rStyle w:val="codeboldRED"/>
          <w:bCs/>
        </w:rPr>
        <w:t>7</w:t>
      </w:r>
      <w:r>
        <w:rPr>
          <w:rStyle w:val="codeboldRED"/>
          <w:bCs/>
        </w:rPr>
        <w:t>em Georgia, "Times New Roman", Times, serif;</w:t>
      </w:r>
    </w:p>
    <w:p w:rsidR="002813C8" w:rsidRDefault="002813C8" w:rsidP="00CB45B8">
      <w:pPr>
        <w:pStyle w:val="Code"/>
        <w:rPr>
          <w:rStyle w:val="codeboldRED"/>
        </w:rPr>
      </w:pPr>
      <w:r>
        <w:rPr>
          <w:rStyle w:val="codeboldRED"/>
          <w:bCs/>
        </w:rPr>
        <w:t>}</w:t>
      </w:r>
    </w:p>
    <w:p w:rsidR="002813C8" w:rsidRDefault="002813C8" w:rsidP="00CB45B8">
      <w:pPr>
        <w:pStyle w:val="NumberParagraph"/>
        <w:numPr>
          <w:ilvl w:val="0"/>
          <w:numId w:val="0"/>
        </w:numPr>
        <w:ind w:left="360"/>
      </w:pPr>
      <w:r>
        <w:t xml:space="preserve">Save your HTML and CSS files and preview your page in the browser. This centers the caption and styles the text. </w:t>
      </w:r>
    </w:p>
    <w:p w:rsidR="002813C8" w:rsidRDefault="002813C8" w:rsidP="00CB45B8">
      <w:pPr>
        <w:pStyle w:val="Heading2"/>
      </w:pPr>
      <w:r>
        <w:t>Additional HTML5 elements</w:t>
      </w:r>
    </w:p>
    <w:p w:rsidR="002813C8" w:rsidRDefault="002813C8" w:rsidP="00CB45B8">
      <w:r>
        <w:t>Although we have covered the most important HTML5 elements in this lesson, there are additional elements as well. The following table highlights the newest HTML5 elements and their usage. Additionally, we have highlighted the HTML elements that have undergone slight revision from HTML4 to HTML5.</w:t>
      </w:r>
    </w:p>
    <w:tbl>
      <w:tblPr>
        <w:tblW w:w="0" w:type="auto"/>
        <w:tblInd w:w="45" w:type="dxa"/>
        <w:tblCellMar>
          <w:top w:w="43" w:type="dxa"/>
          <w:left w:w="58" w:type="dxa"/>
          <w:bottom w:w="58" w:type="dxa"/>
          <w:right w:w="58" w:type="dxa"/>
        </w:tblCellMar>
        <w:tblLook w:val="0000" w:firstRow="0" w:lastRow="0" w:firstColumn="0" w:lastColumn="0" w:noHBand="0" w:noVBand="0"/>
      </w:tblPr>
      <w:tblGrid>
        <w:gridCol w:w="1172"/>
        <w:gridCol w:w="3654"/>
        <w:gridCol w:w="4605"/>
      </w:tblGrid>
      <w:tr w:rsidR="003A5065" w:rsidTr="00341E01">
        <w:trPr>
          <w:trHeight w:val="540"/>
          <w:tblHeader/>
        </w:trPr>
        <w:tc>
          <w:tcPr>
            <w:tcW w:w="9145" w:type="dxa"/>
            <w:gridSpan w:val="3"/>
            <w:tcBorders>
              <w:top w:val="single" w:sz="2" w:space="0" w:color="auto"/>
              <w:left w:val="single" w:sz="2" w:space="0" w:color="auto"/>
              <w:bottom w:val="single" w:sz="6" w:space="0" w:color="auto"/>
              <w:right w:val="single" w:sz="2" w:space="0" w:color="auto"/>
            </w:tcBorders>
            <w:shd w:val="clear" w:color="auto" w:fill="F05A22"/>
            <w:vAlign w:val="center"/>
          </w:tcPr>
          <w:p w:rsidR="003A5065" w:rsidRPr="003A5065" w:rsidRDefault="003A5065" w:rsidP="003A5065">
            <w:pPr>
              <w:pStyle w:val="sidebarheadline"/>
              <w:ind w:left="205"/>
            </w:pPr>
            <w:r>
              <w:t>List of current HTML5 elements:</w:t>
            </w:r>
            <w:r w:rsidR="00341E01">
              <w:t xml:space="preserve"> (cont.)</w:t>
            </w:r>
          </w:p>
        </w:tc>
      </w:tr>
      <w:tr w:rsidR="00537808" w:rsidTr="00341E01">
        <w:trPr>
          <w:trHeight w:val="123"/>
          <w:tblHeader/>
        </w:trPr>
        <w:tc>
          <w:tcPr>
            <w:tcW w:w="0" w:type="auto"/>
            <w:tcBorders>
              <w:top w:val="single" w:sz="6" w:space="0" w:color="auto"/>
              <w:left w:val="single" w:sz="2" w:space="0" w:color="auto"/>
              <w:bottom w:val="single" w:sz="6" w:space="0" w:color="auto"/>
              <w:right w:val="single" w:sz="6" w:space="0" w:color="auto"/>
            </w:tcBorders>
            <w:shd w:val="clear" w:color="auto" w:fill="BFBFBF" w:themeFill="background1" w:themeFillShade="BF"/>
            <w:vAlign w:val="center"/>
          </w:tcPr>
          <w:p w:rsidR="00537808" w:rsidRPr="00341E01" w:rsidRDefault="00537808" w:rsidP="003A5065">
            <w:pPr>
              <w:pStyle w:val="sidebarparagraph"/>
              <w:rPr>
                <w:b/>
              </w:rPr>
            </w:pPr>
            <w:r w:rsidRPr="00341E01">
              <w:rPr>
                <w:b/>
              </w:rPr>
              <w:t xml:space="preserve">Element </w:t>
            </w: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rsidR="00537808" w:rsidRPr="00341E01" w:rsidRDefault="00537808" w:rsidP="003A5065">
            <w:pPr>
              <w:pStyle w:val="sidebarparagraph"/>
              <w:rPr>
                <w:b/>
              </w:rPr>
            </w:pPr>
            <w:r w:rsidRPr="00341E01">
              <w:rPr>
                <w:b/>
              </w:rPr>
              <w:t xml:space="preserve">Description </w:t>
            </w:r>
          </w:p>
        </w:tc>
        <w:tc>
          <w:tcPr>
            <w:tcW w:w="4605" w:type="dxa"/>
            <w:tcBorders>
              <w:top w:val="single" w:sz="6" w:space="0" w:color="auto"/>
              <w:left w:val="single" w:sz="6" w:space="0" w:color="auto"/>
              <w:bottom w:val="single" w:sz="6" w:space="0" w:color="auto"/>
              <w:right w:val="single" w:sz="2" w:space="0" w:color="auto"/>
            </w:tcBorders>
            <w:shd w:val="clear" w:color="auto" w:fill="BFBFBF" w:themeFill="background1" w:themeFillShade="BF"/>
            <w:vAlign w:val="center"/>
          </w:tcPr>
          <w:p w:rsidR="00537808" w:rsidRPr="00341E01" w:rsidRDefault="00537808" w:rsidP="003A5065">
            <w:pPr>
              <w:pStyle w:val="sidebarparagraph"/>
              <w:rPr>
                <w:b/>
              </w:rPr>
            </w:pPr>
            <w:r w:rsidRPr="00341E01">
              <w:rPr>
                <w:b/>
              </w:rPr>
              <w:t xml:space="preserve">Attributes </w:t>
            </w:r>
          </w:p>
        </w:tc>
      </w:tr>
      <w:tr w:rsidR="00537808" w:rsidTr="00341E01">
        <w:trPr>
          <w:trHeight w:val="50"/>
        </w:trPr>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rPr>
                <w:rStyle w:val="Hyperlink"/>
                <w:color w:val="000000"/>
                <w:u w:val="none"/>
              </w:rPr>
              <w:t>a</w:t>
            </w:r>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Hyperlink</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2"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3" w:anchor="attr-hyperlink-href" w:history="1">
              <w:proofErr w:type="spellStart"/>
              <w:r w:rsidR="00537808" w:rsidRPr="003A5065">
                <w:rPr>
                  <w:rStyle w:val="Hyperlink"/>
                  <w:color w:val="000000"/>
                  <w:u w:val="none"/>
                </w:rPr>
                <w:t>href</w:t>
              </w:r>
              <w:proofErr w:type="spellEnd"/>
            </w:hyperlink>
            <w:r w:rsidR="00537808" w:rsidRPr="003A5065">
              <w:t xml:space="preserve">; </w:t>
            </w:r>
            <w:hyperlink r:id="rId24" w:anchor="attr-hyperlink-target" w:history="1">
              <w:r w:rsidR="00537808" w:rsidRPr="003A5065">
                <w:rPr>
                  <w:rStyle w:val="Hyperlink"/>
                  <w:color w:val="000000"/>
                  <w:u w:val="none"/>
                </w:rPr>
                <w:t>target</w:t>
              </w:r>
            </w:hyperlink>
            <w:r w:rsidR="00537808" w:rsidRPr="003A5065">
              <w:t xml:space="preserve">; </w:t>
            </w:r>
            <w:hyperlink r:id="rId25" w:anchor="attr-hyperlink-rel" w:history="1">
              <w:proofErr w:type="spellStart"/>
              <w:r w:rsidR="00537808" w:rsidRPr="003A5065">
                <w:rPr>
                  <w:rStyle w:val="Hyperlink"/>
                  <w:color w:val="000000"/>
                  <w:u w:val="none"/>
                </w:rPr>
                <w:t>rel</w:t>
              </w:r>
              <w:proofErr w:type="spellEnd"/>
            </w:hyperlink>
            <w:r w:rsidR="00537808" w:rsidRPr="003A5065">
              <w:t xml:space="preserve">; </w:t>
            </w:r>
            <w:hyperlink r:id="rId26" w:anchor="attr-hyperlink-media" w:history="1">
              <w:r w:rsidR="00537808" w:rsidRPr="003A5065">
                <w:rPr>
                  <w:rStyle w:val="Hyperlink"/>
                  <w:color w:val="000000"/>
                  <w:u w:val="none"/>
                </w:rPr>
                <w:t>media</w:t>
              </w:r>
            </w:hyperlink>
            <w:r w:rsidR="00537808" w:rsidRPr="003A5065">
              <w:t xml:space="preserve">; </w:t>
            </w:r>
            <w:hyperlink r:id="rId27" w:anchor="attr-hyperlink-hreflang" w:history="1">
              <w:proofErr w:type="spellStart"/>
              <w:r w:rsidR="00537808" w:rsidRPr="003A5065">
                <w:rPr>
                  <w:rStyle w:val="Hyperlink"/>
                  <w:color w:val="000000"/>
                  <w:u w:val="none"/>
                </w:rPr>
                <w:t>hreflang</w:t>
              </w:r>
              <w:proofErr w:type="spellEnd"/>
            </w:hyperlink>
            <w:r w:rsidR="00537808" w:rsidRPr="003A5065">
              <w:t xml:space="preserve">; </w:t>
            </w:r>
            <w:hyperlink r:id="rId28" w:anchor="attr-hyperlink-type" w:history="1">
              <w:r w:rsidR="00537808" w:rsidRPr="003A5065">
                <w:rPr>
                  <w:rStyle w:val="Hyperlink"/>
                  <w:color w:val="000000"/>
                  <w:u w:val="none"/>
                </w:rPr>
                <w:t>type</w:t>
              </w:r>
            </w:hyperlink>
          </w:p>
        </w:tc>
      </w:tr>
      <w:tr w:rsidR="00537808" w:rsidTr="00341E01">
        <w:trPr>
          <w:trHeight w:val="50"/>
        </w:trPr>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9" w:anchor="the-abbr-element" w:history="1">
              <w:proofErr w:type="spellStart"/>
              <w:r w:rsidR="00537808" w:rsidRPr="003A5065">
                <w:rPr>
                  <w:rStyle w:val="Hyperlink"/>
                  <w:color w:val="000000"/>
                  <w:u w:val="none"/>
                </w:rPr>
                <w:t>abbr</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Abbreviation</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0"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1" w:anchor="the-address-element" w:history="1">
              <w:r w:rsidR="00537808" w:rsidRPr="003A5065">
                <w:rPr>
                  <w:rStyle w:val="Hyperlink"/>
                  <w:color w:val="000000"/>
                  <w:u w:val="none"/>
                </w:rPr>
                <w:t>address</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Contact information for a page or section</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2"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3" w:anchor="the-area-element" w:history="1">
              <w:r w:rsidR="00537808" w:rsidRPr="003A5065">
                <w:rPr>
                  <w:rStyle w:val="Hyperlink"/>
                  <w:color w:val="000000"/>
                  <w:u w:val="none"/>
                </w:rPr>
                <w:t>area</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Hyperlink or dead area on an image map</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4"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5" w:anchor="attr-area-alt" w:history="1">
              <w:r w:rsidR="00537808" w:rsidRPr="003A5065">
                <w:rPr>
                  <w:rStyle w:val="Hyperlink"/>
                  <w:color w:val="000000"/>
                  <w:u w:val="none"/>
                </w:rPr>
                <w:t>alt</w:t>
              </w:r>
            </w:hyperlink>
            <w:r w:rsidR="00537808" w:rsidRPr="003A5065">
              <w:t xml:space="preserve">; </w:t>
            </w:r>
            <w:hyperlink r:id="rId36" w:anchor="attr-area-coords" w:history="1">
              <w:proofErr w:type="spellStart"/>
              <w:r w:rsidR="00537808" w:rsidRPr="003A5065">
                <w:rPr>
                  <w:rStyle w:val="Hyperlink"/>
                  <w:color w:val="000000"/>
                  <w:u w:val="none"/>
                </w:rPr>
                <w:t>coords</w:t>
              </w:r>
              <w:proofErr w:type="spellEnd"/>
            </w:hyperlink>
            <w:r w:rsidR="00537808" w:rsidRPr="003A5065">
              <w:t xml:space="preserve">; </w:t>
            </w:r>
            <w:hyperlink r:id="rId37" w:anchor="attr-area-shape" w:history="1">
              <w:r w:rsidR="00537808" w:rsidRPr="003A5065">
                <w:rPr>
                  <w:rStyle w:val="Hyperlink"/>
                  <w:color w:val="000000"/>
                  <w:u w:val="none"/>
                </w:rPr>
                <w:t>shape</w:t>
              </w:r>
            </w:hyperlink>
            <w:r w:rsidR="00537808" w:rsidRPr="003A5065">
              <w:t xml:space="preserve">; </w:t>
            </w:r>
            <w:hyperlink r:id="rId38" w:anchor="attr-hyperlink-href" w:history="1">
              <w:proofErr w:type="spellStart"/>
              <w:r w:rsidR="00537808" w:rsidRPr="003A5065">
                <w:rPr>
                  <w:rStyle w:val="Hyperlink"/>
                  <w:color w:val="000000"/>
                  <w:u w:val="none"/>
                </w:rPr>
                <w:t>href</w:t>
              </w:r>
              <w:proofErr w:type="spellEnd"/>
            </w:hyperlink>
            <w:r w:rsidR="00537808" w:rsidRPr="003A5065">
              <w:t xml:space="preserve">; </w:t>
            </w:r>
            <w:hyperlink r:id="rId39" w:anchor="attr-hyperlink-target" w:history="1">
              <w:r w:rsidR="00537808" w:rsidRPr="003A5065">
                <w:rPr>
                  <w:rStyle w:val="Hyperlink"/>
                  <w:color w:val="000000"/>
                  <w:u w:val="none"/>
                </w:rPr>
                <w:t>target</w:t>
              </w:r>
            </w:hyperlink>
            <w:r w:rsidR="00537808" w:rsidRPr="003A5065">
              <w:t xml:space="preserve">; </w:t>
            </w:r>
            <w:hyperlink r:id="rId40" w:anchor="attr-hyperlink-rel" w:history="1">
              <w:proofErr w:type="spellStart"/>
              <w:r w:rsidR="00537808" w:rsidRPr="003A5065">
                <w:rPr>
                  <w:rStyle w:val="Hyperlink"/>
                  <w:color w:val="000000"/>
                  <w:u w:val="none"/>
                </w:rPr>
                <w:t>rel</w:t>
              </w:r>
              <w:proofErr w:type="spellEnd"/>
            </w:hyperlink>
            <w:r w:rsidR="00537808" w:rsidRPr="003A5065">
              <w:t xml:space="preserve">; </w:t>
            </w:r>
            <w:hyperlink r:id="rId41" w:anchor="attr-hyperlink-media" w:history="1">
              <w:r w:rsidR="00537808" w:rsidRPr="003A5065">
                <w:rPr>
                  <w:rStyle w:val="Hyperlink"/>
                  <w:color w:val="000000"/>
                  <w:u w:val="none"/>
                </w:rPr>
                <w:t>media</w:t>
              </w:r>
            </w:hyperlink>
            <w:r w:rsidR="00537808" w:rsidRPr="003A5065">
              <w:t xml:space="preserve">; </w:t>
            </w:r>
            <w:hyperlink r:id="rId42" w:anchor="attr-hyperlink-hreflang" w:history="1">
              <w:proofErr w:type="spellStart"/>
              <w:r w:rsidR="00537808" w:rsidRPr="003A5065">
                <w:rPr>
                  <w:rStyle w:val="Hyperlink"/>
                  <w:color w:val="000000"/>
                  <w:u w:val="none"/>
                </w:rPr>
                <w:t>hreflang</w:t>
              </w:r>
              <w:proofErr w:type="spellEnd"/>
            </w:hyperlink>
            <w:r w:rsidR="00537808" w:rsidRPr="003A5065">
              <w:t xml:space="preserve">; </w:t>
            </w:r>
            <w:hyperlink r:id="rId43" w:anchor="attr-hyperlink-type" w:history="1">
              <w:r w:rsidR="00537808" w:rsidRPr="003A5065">
                <w:rPr>
                  <w:rStyle w:val="Hyperlink"/>
                  <w:color w:val="000000"/>
                  <w:u w:val="none"/>
                </w:rPr>
                <w:t>type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44" w:anchor="the-article-element" w:history="1">
              <w:r w:rsidR="00537808" w:rsidRPr="003A5065">
                <w:rPr>
                  <w:rStyle w:val="Hyperlink"/>
                  <w:color w:val="000000"/>
                  <w:u w:val="none"/>
                </w:rPr>
                <w:t>article</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 xml:space="preserve">Self-contained </w:t>
            </w:r>
            <w:proofErr w:type="spellStart"/>
            <w:r w:rsidRPr="003A5065">
              <w:t>syndicatable</w:t>
            </w:r>
            <w:proofErr w:type="spellEnd"/>
            <w:r w:rsidRPr="003A5065">
              <w:t xml:space="preserve"> or reusable composition</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45"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46" w:anchor="the-aside-element" w:history="1">
              <w:r w:rsidR="00537808" w:rsidRPr="003A5065">
                <w:rPr>
                  <w:rStyle w:val="Hyperlink"/>
                  <w:color w:val="000000"/>
                  <w:u w:val="none"/>
                </w:rPr>
                <w:t>aside</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Sidebar for tangentially related content</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4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48" w:anchor="the-audio-element" w:history="1">
              <w:r w:rsidR="00537808" w:rsidRPr="003A5065">
                <w:rPr>
                  <w:rStyle w:val="Hyperlink"/>
                  <w:color w:val="000000"/>
                  <w:u w:val="none"/>
                </w:rPr>
                <w:t>audio</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Audio player</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49"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50" w:anchor="attr-media-src" w:history="1">
              <w:proofErr w:type="spellStart"/>
              <w:r w:rsidR="00537808" w:rsidRPr="003A5065">
                <w:rPr>
                  <w:rStyle w:val="Hyperlink"/>
                  <w:color w:val="000000"/>
                  <w:u w:val="none"/>
                </w:rPr>
                <w:t>src</w:t>
              </w:r>
              <w:proofErr w:type="spellEnd"/>
            </w:hyperlink>
            <w:r w:rsidR="00537808" w:rsidRPr="003A5065">
              <w:t xml:space="preserve">; </w:t>
            </w:r>
            <w:hyperlink r:id="rId51" w:anchor="attr-media-preload" w:history="1">
              <w:r w:rsidR="00537808" w:rsidRPr="003A5065">
                <w:rPr>
                  <w:rStyle w:val="Hyperlink"/>
                  <w:color w:val="000000"/>
                  <w:u w:val="none"/>
                </w:rPr>
                <w:t>preload</w:t>
              </w:r>
            </w:hyperlink>
            <w:r w:rsidR="00537808" w:rsidRPr="003A5065">
              <w:t xml:space="preserve">; </w:t>
            </w:r>
            <w:hyperlink r:id="rId52" w:anchor="attr-media-autoplay" w:history="1">
              <w:proofErr w:type="spellStart"/>
              <w:r w:rsidR="00537808" w:rsidRPr="003A5065">
                <w:rPr>
                  <w:rStyle w:val="Hyperlink"/>
                  <w:color w:val="000000"/>
                  <w:u w:val="none"/>
                </w:rPr>
                <w:t>autoplay</w:t>
              </w:r>
              <w:proofErr w:type="spellEnd"/>
            </w:hyperlink>
            <w:r w:rsidR="00537808" w:rsidRPr="003A5065">
              <w:t xml:space="preserve">; </w:t>
            </w:r>
            <w:hyperlink r:id="rId53" w:anchor="attr-media-mediagroup" w:history="1">
              <w:proofErr w:type="spellStart"/>
              <w:r w:rsidR="00537808" w:rsidRPr="003A5065">
                <w:rPr>
                  <w:rStyle w:val="Hyperlink"/>
                  <w:color w:val="000000"/>
                  <w:u w:val="none"/>
                </w:rPr>
                <w:t>mediagroup</w:t>
              </w:r>
              <w:proofErr w:type="spellEnd"/>
            </w:hyperlink>
            <w:r w:rsidR="00537808" w:rsidRPr="003A5065">
              <w:t xml:space="preserve">; </w:t>
            </w:r>
            <w:hyperlink r:id="rId54" w:anchor="attr-media-loop" w:history="1">
              <w:r w:rsidR="00537808" w:rsidRPr="003A5065">
                <w:rPr>
                  <w:rStyle w:val="Hyperlink"/>
                  <w:color w:val="000000"/>
                  <w:u w:val="none"/>
                </w:rPr>
                <w:t>loop</w:t>
              </w:r>
            </w:hyperlink>
            <w:r w:rsidR="00537808" w:rsidRPr="003A5065">
              <w:t xml:space="preserve">; </w:t>
            </w:r>
            <w:hyperlink r:id="rId55" w:anchor="attr-media-controls" w:history="1">
              <w:r w:rsidR="00537808" w:rsidRPr="003A5065">
                <w:rPr>
                  <w:rStyle w:val="Hyperlink"/>
                  <w:color w:val="000000"/>
                  <w:u w:val="none"/>
                </w:rPr>
                <w:t>controls</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56" w:anchor="the-b-element" w:history="1">
              <w:r w:rsidR="00537808" w:rsidRPr="003A5065">
                <w:rPr>
                  <w:rStyle w:val="Hyperlink"/>
                  <w:color w:val="000000"/>
                  <w:u w:val="none"/>
                </w:rPr>
                <w:t>b</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Represents a span of text to which attention is being drawn for utilitarian purposes without conveying any extra importance and with no implication of an alternate voice or mood.</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5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58" w:anchor="the-base-element" w:history="1">
              <w:r w:rsidR="00537808" w:rsidRPr="003A5065">
                <w:rPr>
                  <w:rStyle w:val="Hyperlink"/>
                  <w:color w:val="000000"/>
                  <w:u w:val="none"/>
                </w:rPr>
                <w:t>base</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 xml:space="preserve">Base URL and default target </w:t>
            </w:r>
            <w:hyperlink r:id="rId59" w:anchor="browsing-context" w:history="1">
              <w:r w:rsidRPr="003A5065">
                <w:rPr>
                  <w:rStyle w:val="Hyperlink"/>
                  <w:color w:val="000000"/>
                  <w:u w:val="none"/>
                </w:rPr>
                <w:t>browsing context</w:t>
              </w:r>
            </w:hyperlink>
            <w:r w:rsidRPr="003A5065">
              <w:t xml:space="preserve"> for </w:t>
            </w:r>
            <w:hyperlink r:id="rId60" w:anchor="attr-hyperlink-target" w:history="1">
              <w:r w:rsidRPr="003A5065">
                <w:rPr>
                  <w:rStyle w:val="Hyperlink"/>
                  <w:color w:val="000000"/>
                  <w:u w:val="none"/>
                </w:rPr>
                <w:t>hyperlinks</w:t>
              </w:r>
            </w:hyperlink>
            <w:r w:rsidRPr="003A5065">
              <w:t xml:space="preserve"> and </w:t>
            </w:r>
            <w:hyperlink r:id="rId61" w:anchor="attr-fs-target" w:history="1">
              <w:r w:rsidRPr="003A5065">
                <w:rPr>
                  <w:rStyle w:val="Hyperlink"/>
                  <w:color w:val="000000"/>
                  <w:u w:val="none"/>
                </w:rPr>
                <w:t>forms</w:t>
              </w:r>
            </w:hyperlink>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62"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63" w:anchor="attr-base-href" w:history="1">
              <w:proofErr w:type="spellStart"/>
              <w:r w:rsidR="00537808" w:rsidRPr="003A5065">
                <w:rPr>
                  <w:rStyle w:val="Hyperlink"/>
                  <w:color w:val="000000"/>
                  <w:u w:val="none"/>
                </w:rPr>
                <w:t>href</w:t>
              </w:r>
              <w:proofErr w:type="spellEnd"/>
            </w:hyperlink>
            <w:r w:rsidR="00537808" w:rsidRPr="003A5065">
              <w:t xml:space="preserve">; </w:t>
            </w:r>
            <w:hyperlink r:id="rId64" w:anchor="attr-base-target" w:history="1">
              <w:r w:rsidR="00537808" w:rsidRPr="003A5065">
                <w:rPr>
                  <w:rStyle w:val="Hyperlink"/>
                  <w:color w:val="000000"/>
                  <w:u w:val="none"/>
                </w:rPr>
                <w:t>target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65" w:anchor="the-blockquote-element" w:history="1">
              <w:proofErr w:type="spellStart"/>
              <w:r w:rsidR="00537808" w:rsidRPr="003A5065">
                <w:rPr>
                  <w:rStyle w:val="Hyperlink"/>
                  <w:color w:val="000000"/>
                  <w:u w:val="none"/>
                </w:rPr>
                <w:t>blockquote</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A section quoted from another source</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6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67" w:anchor="attr-blockquote-cite" w:history="1">
              <w:r w:rsidR="00537808" w:rsidRPr="003A5065">
                <w:rPr>
                  <w:rStyle w:val="Hyperlink"/>
                  <w:color w:val="000000"/>
                  <w:u w:val="none"/>
                </w:rPr>
                <w:t>cite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68" w:anchor="the-body-element" w:history="1">
              <w:r w:rsidR="00537808" w:rsidRPr="003A5065">
                <w:rPr>
                  <w:rStyle w:val="Hyperlink"/>
                  <w:color w:val="000000"/>
                  <w:u w:val="none"/>
                </w:rPr>
                <w:t>body</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Document body</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69"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70" w:anchor="handler-window-onafterprint" w:history="1">
              <w:proofErr w:type="spellStart"/>
              <w:r w:rsidR="00537808" w:rsidRPr="003A5065">
                <w:rPr>
                  <w:rStyle w:val="Hyperlink"/>
                  <w:color w:val="000000"/>
                  <w:u w:val="none"/>
                </w:rPr>
                <w:t>onafterprint</w:t>
              </w:r>
              <w:proofErr w:type="spellEnd"/>
            </w:hyperlink>
            <w:r w:rsidR="00537808" w:rsidRPr="003A5065">
              <w:t xml:space="preserve">; </w:t>
            </w:r>
            <w:hyperlink r:id="rId71" w:anchor="handler-window-onbeforeprint" w:history="1">
              <w:proofErr w:type="spellStart"/>
              <w:r w:rsidR="00537808" w:rsidRPr="003A5065">
                <w:rPr>
                  <w:rStyle w:val="Hyperlink"/>
                  <w:color w:val="000000"/>
                  <w:u w:val="none"/>
                </w:rPr>
                <w:t>onbeforeprint</w:t>
              </w:r>
              <w:proofErr w:type="spellEnd"/>
            </w:hyperlink>
            <w:r w:rsidR="00537808" w:rsidRPr="003A5065">
              <w:t xml:space="preserve">; </w:t>
            </w:r>
            <w:hyperlink r:id="rId72" w:anchor="handler-window-onbeforeunload" w:history="1">
              <w:proofErr w:type="spellStart"/>
              <w:r w:rsidR="00537808" w:rsidRPr="003A5065">
                <w:rPr>
                  <w:rStyle w:val="Hyperlink"/>
                  <w:color w:val="000000"/>
                  <w:u w:val="none"/>
                </w:rPr>
                <w:t>onbeforeunload</w:t>
              </w:r>
              <w:proofErr w:type="spellEnd"/>
            </w:hyperlink>
            <w:r w:rsidR="00537808" w:rsidRPr="003A5065">
              <w:t xml:space="preserve">; </w:t>
            </w:r>
            <w:hyperlink r:id="rId73" w:anchor="handler-window-onblur" w:history="1">
              <w:proofErr w:type="spellStart"/>
              <w:r w:rsidR="00537808" w:rsidRPr="003A5065">
                <w:rPr>
                  <w:rStyle w:val="Hyperlink"/>
                  <w:color w:val="000000"/>
                  <w:u w:val="none"/>
                </w:rPr>
                <w:t>onblur</w:t>
              </w:r>
              <w:proofErr w:type="spellEnd"/>
            </w:hyperlink>
            <w:r w:rsidR="00537808" w:rsidRPr="003A5065">
              <w:t xml:space="preserve">; </w:t>
            </w:r>
            <w:hyperlink r:id="rId74" w:anchor="handler-window-onerror" w:history="1">
              <w:proofErr w:type="spellStart"/>
              <w:r w:rsidR="00537808" w:rsidRPr="003A5065">
                <w:rPr>
                  <w:rStyle w:val="Hyperlink"/>
                  <w:color w:val="000000"/>
                  <w:u w:val="none"/>
                </w:rPr>
                <w:t>onerror</w:t>
              </w:r>
              <w:proofErr w:type="spellEnd"/>
            </w:hyperlink>
            <w:r w:rsidR="00537808" w:rsidRPr="003A5065">
              <w:t xml:space="preserve">; </w:t>
            </w:r>
            <w:hyperlink r:id="rId75" w:anchor="handler-window-onfocus" w:history="1">
              <w:proofErr w:type="spellStart"/>
              <w:r w:rsidR="00537808" w:rsidRPr="003A5065">
                <w:rPr>
                  <w:rStyle w:val="Hyperlink"/>
                  <w:color w:val="000000"/>
                  <w:u w:val="none"/>
                </w:rPr>
                <w:t>onfocus</w:t>
              </w:r>
              <w:proofErr w:type="spellEnd"/>
            </w:hyperlink>
            <w:r w:rsidR="00537808" w:rsidRPr="003A5065">
              <w:t xml:space="preserve">; </w:t>
            </w:r>
            <w:hyperlink r:id="rId76" w:anchor="handler-window-onhashchange" w:history="1">
              <w:proofErr w:type="spellStart"/>
              <w:r w:rsidR="00537808" w:rsidRPr="003A5065">
                <w:rPr>
                  <w:rStyle w:val="Hyperlink"/>
                  <w:color w:val="000000"/>
                  <w:u w:val="none"/>
                </w:rPr>
                <w:t>onhashchange</w:t>
              </w:r>
              <w:proofErr w:type="spellEnd"/>
            </w:hyperlink>
            <w:r w:rsidR="00537808" w:rsidRPr="003A5065">
              <w:t xml:space="preserve">; </w:t>
            </w:r>
            <w:hyperlink r:id="rId77" w:anchor="handler-window-onload" w:history="1">
              <w:proofErr w:type="spellStart"/>
              <w:r w:rsidR="00537808" w:rsidRPr="003A5065">
                <w:rPr>
                  <w:rStyle w:val="Hyperlink"/>
                  <w:color w:val="000000"/>
                  <w:u w:val="none"/>
                </w:rPr>
                <w:t>onload</w:t>
              </w:r>
              <w:proofErr w:type="spellEnd"/>
            </w:hyperlink>
            <w:r w:rsidR="00537808" w:rsidRPr="003A5065">
              <w:t xml:space="preserve">; </w:t>
            </w:r>
            <w:hyperlink r:id="rId78" w:anchor="handler-window-onmessage" w:history="1">
              <w:proofErr w:type="spellStart"/>
              <w:r w:rsidR="00537808" w:rsidRPr="003A5065">
                <w:rPr>
                  <w:rStyle w:val="Hyperlink"/>
                  <w:color w:val="000000"/>
                  <w:u w:val="none"/>
                </w:rPr>
                <w:t>onmessage</w:t>
              </w:r>
              <w:proofErr w:type="spellEnd"/>
            </w:hyperlink>
            <w:r w:rsidR="00537808" w:rsidRPr="003A5065">
              <w:t xml:space="preserve">; </w:t>
            </w:r>
            <w:hyperlink r:id="rId79" w:anchor="handler-window-onoffline" w:history="1">
              <w:proofErr w:type="spellStart"/>
              <w:r w:rsidR="00537808" w:rsidRPr="003A5065">
                <w:rPr>
                  <w:rStyle w:val="Hyperlink"/>
                  <w:color w:val="000000"/>
                  <w:u w:val="none"/>
                </w:rPr>
                <w:t>onoffline</w:t>
              </w:r>
              <w:proofErr w:type="spellEnd"/>
            </w:hyperlink>
            <w:r w:rsidR="00537808" w:rsidRPr="003A5065">
              <w:t xml:space="preserve">; </w:t>
            </w:r>
            <w:hyperlink r:id="rId80" w:anchor="handler-window-ononline" w:history="1">
              <w:proofErr w:type="spellStart"/>
              <w:r w:rsidR="00537808" w:rsidRPr="003A5065">
                <w:rPr>
                  <w:rStyle w:val="Hyperlink"/>
                  <w:color w:val="000000"/>
                  <w:u w:val="none"/>
                </w:rPr>
                <w:t>ononline</w:t>
              </w:r>
              <w:proofErr w:type="spellEnd"/>
            </w:hyperlink>
            <w:r w:rsidR="00537808" w:rsidRPr="003A5065">
              <w:t xml:space="preserve">; </w:t>
            </w:r>
            <w:hyperlink r:id="rId81" w:anchor="handler-window-onpagehide" w:history="1">
              <w:proofErr w:type="spellStart"/>
              <w:r w:rsidR="00537808" w:rsidRPr="003A5065">
                <w:rPr>
                  <w:rStyle w:val="Hyperlink"/>
                  <w:color w:val="000000"/>
                  <w:u w:val="none"/>
                </w:rPr>
                <w:t>onpagehide</w:t>
              </w:r>
              <w:proofErr w:type="spellEnd"/>
            </w:hyperlink>
            <w:r w:rsidR="00537808" w:rsidRPr="003A5065">
              <w:t xml:space="preserve">; </w:t>
            </w:r>
            <w:hyperlink r:id="rId82" w:anchor="handler-window-onpageshow" w:history="1">
              <w:proofErr w:type="spellStart"/>
              <w:r w:rsidR="00537808" w:rsidRPr="003A5065">
                <w:rPr>
                  <w:rStyle w:val="Hyperlink"/>
                  <w:color w:val="000000"/>
                  <w:u w:val="none"/>
                </w:rPr>
                <w:t>onpageshow</w:t>
              </w:r>
              <w:proofErr w:type="spellEnd"/>
            </w:hyperlink>
            <w:r w:rsidR="00537808" w:rsidRPr="003A5065">
              <w:t xml:space="preserve">; </w:t>
            </w:r>
            <w:hyperlink r:id="rId83" w:anchor="handler-window-onpopstate" w:history="1">
              <w:proofErr w:type="spellStart"/>
              <w:r w:rsidR="00537808" w:rsidRPr="003A5065">
                <w:rPr>
                  <w:rStyle w:val="Hyperlink"/>
                  <w:color w:val="000000"/>
                  <w:u w:val="none"/>
                </w:rPr>
                <w:t>onpopstate</w:t>
              </w:r>
              <w:proofErr w:type="spellEnd"/>
            </w:hyperlink>
            <w:r w:rsidR="00537808" w:rsidRPr="003A5065">
              <w:t xml:space="preserve">; </w:t>
            </w:r>
            <w:hyperlink r:id="rId84" w:anchor="handler-window-onredo" w:history="1">
              <w:proofErr w:type="spellStart"/>
              <w:r w:rsidR="00537808" w:rsidRPr="003A5065">
                <w:rPr>
                  <w:rStyle w:val="Hyperlink"/>
                  <w:color w:val="000000"/>
                  <w:u w:val="none"/>
                </w:rPr>
                <w:t>onredo</w:t>
              </w:r>
              <w:proofErr w:type="spellEnd"/>
            </w:hyperlink>
            <w:r w:rsidR="00537808" w:rsidRPr="003A5065">
              <w:t xml:space="preserve">; </w:t>
            </w:r>
            <w:hyperlink r:id="rId85" w:anchor="handler-window-onresize" w:history="1">
              <w:proofErr w:type="spellStart"/>
              <w:r w:rsidR="00537808" w:rsidRPr="003A5065">
                <w:rPr>
                  <w:rStyle w:val="Hyperlink"/>
                  <w:color w:val="000000"/>
                  <w:u w:val="none"/>
                </w:rPr>
                <w:t>onresize</w:t>
              </w:r>
              <w:proofErr w:type="spellEnd"/>
            </w:hyperlink>
            <w:r w:rsidR="00537808" w:rsidRPr="003A5065">
              <w:t xml:space="preserve">; </w:t>
            </w:r>
            <w:hyperlink r:id="rId86" w:anchor="handler-window-onscroll" w:history="1">
              <w:proofErr w:type="spellStart"/>
              <w:r w:rsidR="00537808" w:rsidRPr="003A5065">
                <w:rPr>
                  <w:rStyle w:val="Hyperlink"/>
                  <w:color w:val="000000"/>
                  <w:u w:val="none"/>
                </w:rPr>
                <w:t>onscroll</w:t>
              </w:r>
              <w:proofErr w:type="spellEnd"/>
            </w:hyperlink>
            <w:r w:rsidR="00537808" w:rsidRPr="003A5065">
              <w:t xml:space="preserve">; </w:t>
            </w:r>
            <w:hyperlink r:id="rId87" w:anchor="handler-window-onstorage" w:history="1">
              <w:proofErr w:type="spellStart"/>
              <w:r w:rsidR="00537808" w:rsidRPr="003A5065">
                <w:rPr>
                  <w:rStyle w:val="Hyperlink"/>
                  <w:color w:val="000000"/>
                  <w:u w:val="none"/>
                </w:rPr>
                <w:t>onstorage</w:t>
              </w:r>
              <w:proofErr w:type="spellEnd"/>
            </w:hyperlink>
            <w:r w:rsidR="00537808" w:rsidRPr="003A5065">
              <w:t xml:space="preserve">; </w:t>
            </w:r>
            <w:hyperlink r:id="rId88" w:anchor="handler-window-onundo" w:history="1">
              <w:proofErr w:type="spellStart"/>
              <w:r w:rsidR="00537808" w:rsidRPr="003A5065">
                <w:rPr>
                  <w:rStyle w:val="Hyperlink"/>
                  <w:color w:val="000000"/>
                  <w:u w:val="none"/>
                </w:rPr>
                <w:t>onundo</w:t>
              </w:r>
              <w:proofErr w:type="spellEnd"/>
            </w:hyperlink>
            <w:r w:rsidR="00537808" w:rsidRPr="003A5065">
              <w:t xml:space="preserve">; </w:t>
            </w:r>
            <w:hyperlink r:id="rId89" w:anchor="handler-window-onunload" w:history="1">
              <w:proofErr w:type="spellStart"/>
              <w:r w:rsidR="00537808" w:rsidRPr="003A5065">
                <w:rPr>
                  <w:rStyle w:val="Hyperlink"/>
                  <w:color w:val="000000"/>
                  <w:u w:val="none"/>
                </w:rPr>
                <w:t>onunload</w:t>
              </w:r>
              <w:proofErr w:type="spellEnd"/>
            </w:hyperlink>
          </w:p>
        </w:tc>
      </w:tr>
      <w:tr w:rsidR="00537808" w:rsidTr="00341E01">
        <w:trPr>
          <w:trHeight w:val="122"/>
        </w:trPr>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90" w:anchor="the-br-element" w:history="1">
              <w:proofErr w:type="spellStart"/>
              <w:r w:rsidR="00537808" w:rsidRPr="003A5065">
                <w:rPr>
                  <w:rStyle w:val="Hyperlink"/>
                  <w:color w:val="000000"/>
                  <w:u w:val="none"/>
                </w:rPr>
                <w:t>br</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Line break, e.g. in poem or postal address</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91"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92" w:anchor="the-button-element" w:history="1">
              <w:r w:rsidR="00537808" w:rsidRPr="003A5065">
                <w:rPr>
                  <w:rStyle w:val="Hyperlink"/>
                  <w:color w:val="000000"/>
                  <w:u w:val="none"/>
                </w:rPr>
                <w:t>button</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Button control</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93"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94" w:anchor="attr-fe-autofocus" w:history="1">
              <w:r w:rsidR="00537808" w:rsidRPr="003A5065">
                <w:rPr>
                  <w:rStyle w:val="Hyperlink"/>
                  <w:color w:val="000000"/>
                  <w:u w:val="none"/>
                </w:rPr>
                <w:t>autofocus</w:t>
              </w:r>
            </w:hyperlink>
            <w:r w:rsidR="00537808" w:rsidRPr="003A5065">
              <w:t xml:space="preserve">; </w:t>
            </w:r>
            <w:hyperlink r:id="rId95" w:anchor="attr-fe-disabled" w:history="1">
              <w:r w:rsidR="00537808" w:rsidRPr="003A5065">
                <w:rPr>
                  <w:rStyle w:val="Hyperlink"/>
                  <w:color w:val="000000"/>
                  <w:u w:val="none"/>
                </w:rPr>
                <w:t>disabled</w:t>
              </w:r>
            </w:hyperlink>
            <w:r w:rsidR="00537808" w:rsidRPr="003A5065">
              <w:t xml:space="preserve">; </w:t>
            </w:r>
            <w:hyperlink r:id="rId96" w:anchor="attr-fae-form" w:history="1">
              <w:r w:rsidR="00537808" w:rsidRPr="003A5065">
                <w:rPr>
                  <w:rStyle w:val="Hyperlink"/>
                  <w:color w:val="000000"/>
                  <w:u w:val="none"/>
                </w:rPr>
                <w:t>form</w:t>
              </w:r>
            </w:hyperlink>
            <w:r w:rsidR="00537808" w:rsidRPr="003A5065">
              <w:t xml:space="preserve">; </w:t>
            </w:r>
            <w:hyperlink r:id="rId97" w:anchor="attr-fs-formaction" w:history="1">
              <w:proofErr w:type="spellStart"/>
              <w:r w:rsidR="00537808" w:rsidRPr="003A5065">
                <w:rPr>
                  <w:rStyle w:val="Hyperlink"/>
                  <w:color w:val="000000"/>
                  <w:u w:val="none"/>
                </w:rPr>
                <w:t>formaction</w:t>
              </w:r>
              <w:proofErr w:type="spellEnd"/>
            </w:hyperlink>
            <w:r w:rsidR="00537808" w:rsidRPr="003A5065">
              <w:t xml:space="preserve">; </w:t>
            </w:r>
            <w:hyperlink r:id="rId98" w:anchor="attr-fs-formenctype" w:history="1">
              <w:proofErr w:type="spellStart"/>
              <w:r w:rsidR="00537808" w:rsidRPr="003A5065">
                <w:rPr>
                  <w:rStyle w:val="Hyperlink"/>
                  <w:color w:val="000000"/>
                  <w:u w:val="none"/>
                </w:rPr>
                <w:t>formenctype</w:t>
              </w:r>
              <w:proofErr w:type="spellEnd"/>
            </w:hyperlink>
            <w:r w:rsidR="00537808" w:rsidRPr="003A5065">
              <w:t xml:space="preserve">; </w:t>
            </w:r>
            <w:hyperlink r:id="rId99" w:anchor="attr-fs-formmethod" w:history="1">
              <w:proofErr w:type="spellStart"/>
              <w:r w:rsidR="00537808" w:rsidRPr="003A5065">
                <w:rPr>
                  <w:rStyle w:val="Hyperlink"/>
                  <w:color w:val="000000"/>
                  <w:u w:val="none"/>
                </w:rPr>
                <w:t>formmethod</w:t>
              </w:r>
              <w:proofErr w:type="spellEnd"/>
            </w:hyperlink>
            <w:r w:rsidR="00537808" w:rsidRPr="003A5065">
              <w:t xml:space="preserve">; </w:t>
            </w:r>
            <w:hyperlink r:id="rId100" w:anchor="attr-fs-formnovalidate" w:history="1">
              <w:proofErr w:type="spellStart"/>
              <w:r w:rsidR="00537808" w:rsidRPr="003A5065">
                <w:rPr>
                  <w:rStyle w:val="Hyperlink"/>
                  <w:color w:val="000000"/>
                  <w:u w:val="none"/>
                </w:rPr>
                <w:t>formnovalidate</w:t>
              </w:r>
              <w:proofErr w:type="spellEnd"/>
            </w:hyperlink>
            <w:r w:rsidR="00537808" w:rsidRPr="003A5065">
              <w:t xml:space="preserve">; </w:t>
            </w:r>
            <w:hyperlink r:id="rId101" w:anchor="attr-fs-formtarget" w:history="1">
              <w:proofErr w:type="spellStart"/>
              <w:r w:rsidR="00537808" w:rsidRPr="003A5065">
                <w:rPr>
                  <w:rStyle w:val="Hyperlink"/>
                  <w:color w:val="000000"/>
                  <w:u w:val="none"/>
                </w:rPr>
                <w:t>formtarget</w:t>
              </w:r>
              <w:proofErr w:type="spellEnd"/>
            </w:hyperlink>
            <w:r w:rsidR="00537808" w:rsidRPr="003A5065">
              <w:t xml:space="preserve">; </w:t>
            </w:r>
            <w:hyperlink r:id="rId102" w:anchor="attr-fe-name" w:history="1">
              <w:r w:rsidR="00537808" w:rsidRPr="003A5065">
                <w:rPr>
                  <w:rStyle w:val="Hyperlink"/>
                  <w:color w:val="000000"/>
                  <w:u w:val="none"/>
                </w:rPr>
                <w:t>name</w:t>
              </w:r>
            </w:hyperlink>
            <w:r w:rsidR="00537808" w:rsidRPr="003A5065">
              <w:t xml:space="preserve">; </w:t>
            </w:r>
            <w:hyperlink r:id="rId103" w:anchor="attr-button-type" w:history="1">
              <w:r w:rsidR="00537808" w:rsidRPr="003A5065">
                <w:rPr>
                  <w:rStyle w:val="Hyperlink"/>
                  <w:color w:val="000000"/>
                  <w:u w:val="none"/>
                </w:rPr>
                <w:t>type</w:t>
              </w:r>
            </w:hyperlink>
            <w:r w:rsidR="00537808" w:rsidRPr="003A5065">
              <w:t xml:space="preserve">; </w:t>
            </w:r>
            <w:hyperlink r:id="rId104" w:anchor="attr-button-value" w:history="1">
              <w:r w:rsidR="00537808" w:rsidRPr="003A5065">
                <w:rPr>
                  <w:rStyle w:val="Hyperlink"/>
                  <w:color w:val="000000"/>
                  <w:u w:val="none"/>
                </w:rPr>
                <w:t>value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05" w:anchor="the-canvas-element" w:history="1">
              <w:r w:rsidR="00537808" w:rsidRPr="003A5065">
                <w:rPr>
                  <w:rStyle w:val="Hyperlink"/>
                  <w:color w:val="000000"/>
                  <w:u w:val="none"/>
                </w:rPr>
                <w:t>canvas</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Scriptable bitmap canvas</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0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07" w:anchor="attr-canvas-width" w:history="1">
              <w:r w:rsidR="00537808" w:rsidRPr="003A5065">
                <w:rPr>
                  <w:rStyle w:val="Hyperlink"/>
                  <w:color w:val="000000"/>
                  <w:u w:val="none"/>
                </w:rPr>
                <w:t>width</w:t>
              </w:r>
            </w:hyperlink>
            <w:r w:rsidR="00537808" w:rsidRPr="003A5065">
              <w:t xml:space="preserve">; </w:t>
            </w:r>
            <w:hyperlink r:id="rId108" w:anchor="attr-canvas-height" w:history="1">
              <w:r w:rsidR="00537808" w:rsidRPr="003A5065">
                <w:rPr>
                  <w:rStyle w:val="Hyperlink"/>
                  <w:color w:val="000000"/>
                  <w:u w:val="none"/>
                </w:rPr>
                <w:t>height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09" w:anchor="the-caption-element" w:history="1">
              <w:r w:rsidR="00537808" w:rsidRPr="003A5065">
                <w:rPr>
                  <w:rStyle w:val="Hyperlink"/>
                  <w:color w:val="000000"/>
                  <w:u w:val="none"/>
                </w:rPr>
                <w:t>caption</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Table caption</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10"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11" w:anchor="the-cite-element" w:history="1">
              <w:r w:rsidR="00537808" w:rsidRPr="003A5065">
                <w:rPr>
                  <w:rStyle w:val="Hyperlink"/>
                  <w:color w:val="000000"/>
                  <w:u w:val="none"/>
                </w:rPr>
                <w:t>cite</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Title of a work</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12"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13" w:anchor="the-code-element" w:history="1">
              <w:r w:rsidR="00537808" w:rsidRPr="003A5065">
                <w:rPr>
                  <w:rStyle w:val="Hyperlink"/>
                  <w:color w:val="000000"/>
                  <w:u w:val="none"/>
                </w:rPr>
                <w:t>code</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Computer code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14"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15" w:anchor="the-col-element" w:history="1">
              <w:r w:rsidR="00537808" w:rsidRPr="003A5065">
                <w:rPr>
                  <w:rStyle w:val="Hyperlink"/>
                  <w:color w:val="000000"/>
                  <w:u w:val="none"/>
                </w:rPr>
                <w:t>col</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Table column</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1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17" w:anchor="attr-col-span" w:history="1">
              <w:r w:rsidR="00537808" w:rsidRPr="003A5065">
                <w:rPr>
                  <w:rStyle w:val="Hyperlink"/>
                  <w:color w:val="000000"/>
                  <w:u w:val="none"/>
                </w:rPr>
                <w:t>span</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18" w:anchor="the-colgroup-element" w:history="1">
              <w:proofErr w:type="spellStart"/>
              <w:r w:rsidR="00537808" w:rsidRPr="003A5065">
                <w:rPr>
                  <w:rStyle w:val="Hyperlink"/>
                  <w:color w:val="000000"/>
                  <w:u w:val="none"/>
                </w:rPr>
                <w:t>colgroup</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Group of columns in a table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19"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20" w:anchor="attr-colgroup-span" w:history="1">
              <w:r w:rsidR="00537808" w:rsidRPr="003A5065">
                <w:rPr>
                  <w:rStyle w:val="Hyperlink"/>
                  <w:color w:val="000000"/>
                  <w:u w:val="none"/>
                </w:rPr>
                <w:t>span</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21" w:anchor="the-command-element" w:history="1">
              <w:r w:rsidR="00537808" w:rsidRPr="003A5065">
                <w:rPr>
                  <w:rStyle w:val="Hyperlink"/>
                  <w:color w:val="000000"/>
                  <w:u w:val="none"/>
                </w:rPr>
                <w:t>command</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Menu command</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22"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23" w:anchor="attr-command-type" w:history="1">
              <w:r w:rsidR="00537808" w:rsidRPr="003A5065">
                <w:rPr>
                  <w:rStyle w:val="Hyperlink"/>
                  <w:color w:val="000000"/>
                  <w:u w:val="none"/>
                </w:rPr>
                <w:t>type</w:t>
              </w:r>
            </w:hyperlink>
            <w:r w:rsidR="00537808" w:rsidRPr="003A5065">
              <w:t xml:space="preserve">; </w:t>
            </w:r>
            <w:hyperlink r:id="rId124" w:anchor="attr-command-label" w:history="1">
              <w:r w:rsidR="00537808" w:rsidRPr="003A5065">
                <w:rPr>
                  <w:rStyle w:val="Hyperlink"/>
                  <w:color w:val="000000"/>
                  <w:u w:val="none"/>
                </w:rPr>
                <w:t>label</w:t>
              </w:r>
            </w:hyperlink>
            <w:r w:rsidR="00537808" w:rsidRPr="003A5065">
              <w:t xml:space="preserve">; </w:t>
            </w:r>
            <w:hyperlink r:id="rId125" w:anchor="attr-command-icon" w:history="1">
              <w:r w:rsidR="00537808" w:rsidRPr="003A5065">
                <w:rPr>
                  <w:rStyle w:val="Hyperlink"/>
                  <w:color w:val="000000"/>
                  <w:u w:val="none"/>
                </w:rPr>
                <w:t>icon</w:t>
              </w:r>
            </w:hyperlink>
            <w:r w:rsidR="00537808" w:rsidRPr="003A5065">
              <w:t xml:space="preserve">; </w:t>
            </w:r>
            <w:hyperlink r:id="rId126" w:anchor="attr-command-disabled" w:history="1">
              <w:r w:rsidR="00537808" w:rsidRPr="003A5065">
                <w:rPr>
                  <w:rStyle w:val="Hyperlink"/>
                  <w:color w:val="000000"/>
                  <w:u w:val="none"/>
                </w:rPr>
                <w:t>disabled</w:t>
              </w:r>
            </w:hyperlink>
            <w:r w:rsidR="00537808" w:rsidRPr="003A5065">
              <w:t xml:space="preserve">; </w:t>
            </w:r>
            <w:hyperlink r:id="rId127" w:anchor="attr-command-checked" w:history="1">
              <w:r w:rsidR="00537808" w:rsidRPr="003A5065">
                <w:rPr>
                  <w:rStyle w:val="Hyperlink"/>
                  <w:color w:val="000000"/>
                  <w:u w:val="none"/>
                </w:rPr>
                <w:t>checked</w:t>
              </w:r>
            </w:hyperlink>
            <w:r w:rsidR="00537808" w:rsidRPr="003A5065">
              <w:t xml:space="preserve">; </w:t>
            </w:r>
            <w:hyperlink r:id="rId128" w:anchor="attr-command-radiogroup" w:history="1">
              <w:proofErr w:type="spellStart"/>
              <w:r w:rsidR="00537808" w:rsidRPr="003A5065">
                <w:rPr>
                  <w:rStyle w:val="Hyperlink"/>
                  <w:color w:val="000000"/>
                  <w:u w:val="none"/>
                </w:rPr>
                <w:t>radiogroup</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29" w:anchor="the-datalist-element" w:history="1">
              <w:proofErr w:type="spellStart"/>
              <w:r w:rsidR="00537808" w:rsidRPr="003A5065">
                <w:rPr>
                  <w:rStyle w:val="Hyperlink"/>
                  <w:color w:val="000000"/>
                  <w:u w:val="none"/>
                </w:rPr>
                <w:t>datalist</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 xml:space="preserve">Container for options for </w:t>
            </w:r>
            <w:hyperlink r:id="rId130" w:anchor="attr-input-list" w:history="1">
              <w:r w:rsidRPr="003A5065">
                <w:rPr>
                  <w:rStyle w:val="Hyperlink"/>
                  <w:color w:val="000000"/>
                  <w:u w:val="none"/>
                </w:rPr>
                <w:t>combo box control</w:t>
              </w:r>
            </w:hyperlink>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31"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32" w:anchor="the-dd-element" w:history="1">
              <w:proofErr w:type="spellStart"/>
              <w:r w:rsidR="00537808" w:rsidRPr="003A5065">
                <w:rPr>
                  <w:rStyle w:val="Hyperlink"/>
                  <w:color w:val="000000"/>
                  <w:u w:val="none"/>
                </w:rPr>
                <w:t>dd</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 xml:space="preserve">Content for corresponding </w:t>
            </w:r>
            <w:hyperlink r:id="rId133" w:anchor="the-dt-element" w:history="1">
              <w:proofErr w:type="spellStart"/>
              <w:r w:rsidRPr="003A5065">
                <w:rPr>
                  <w:rStyle w:val="Hyperlink"/>
                  <w:color w:val="000000"/>
                  <w:u w:val="none"/>
                </w:rPr>
                <w:t>dt</w:t>
              </w:r>
              <w:proofErr w:type="spellEnd"/>
            </w:hyperlink>
            <w:r w:rsidRPr="003A5065">
              <w:t xml:space="preserve"> element(s)</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34"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35" w:anchor="the-del-element" w:history="1">
              <w:r w:rsidR="00537808" w:rsidRPr="003A5065">
                <w:rPr>
                  <w:rStyle w:val="Hyperlink"/>
                  <w:color w:val="000000"/>
                  <w:u w:val="none"/>
                </w:rPr>
                <w:t>del</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A removal from the document</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3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37" w:anchor="attr-mod-cite" w:history="1">
              <w:r w:rsidR="00537808" w:rsidRPr="003A5065">
                <w:rPr>
                  <w:rStyle w:val="Hyperlink"/>
                  <w:color w:val="000000"/>
                  <w:u w:val="none"/>
                </w:rPr>
                <w:t>cite</w:t>
              </w:r>
            </w:hyperlink>
            <w:r w:rsidR="00537808" w:rsidRPr="003A5065">
              <w:t xml:space="preserve">; </w:t>
            </w:r>
            <w:hyperlink r:id="rId138" w:anchor="attr-mod-datetime" w:history="1">
              <w:proofErr w:type="spellStart"/>
              <w:r w:rsidR="00537808" w:rsidRPr="003A5065">
                <w:rPr>
                  <w:rStyle w:val="Hyperlink"/>
                  <w:color w:val="000000"/>
                  <w:u w:val="none"/>
                </w:rPr>
                <w:t>datetime</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39" w:anchor="the-div-element" w:history="1">
              <w:r w:rsidR="00537808" w:rsidRPr="003A5065">
                <w:rPr>
                  <w:rStyle w:val="Hyperlink"/>
                  <w:color w:val="000000"/>
                  <w:u w:val="none"/>
                </w:rPr>
                <w:t>div</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Generic flow container</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40"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41" w:anchor="the-dl-element" w:history="1">
              <w:r w:rsidR="00537808" w:rsidRPr="003A5065">
                <w:rPr>
                  <w:rStyle w:val="Hyperlink"/>
                  <w:color w:val="000000"/>
                  <w:u w:val="none"/>
                </w:rPr>
                <w:t>dl</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Association list consisting of zero or more name-value groups</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42"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43" w:anchor="the-dt-element" w:history="1">
              <w:proofErr w:type="spellStart"/>
              <w:r w:rsidR="00537808" w:rsidRPr="003A5065">
                <w:rPr>
                  <w:rStyle w:val="Hyperlink"/>
                  <w:color w:val="000000"/>
                  <w:u w:val="none"/>
                </w:rPr>
                <w:t>dt</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 xml:space="preserve">Legend for corresponding </w:t>
            </w:r>
            <w:hyperlink r:id="rId144" w:anchor="the-dd-element" w:history="1">
              <w:proofErr w:type="spellStart"/>
              <w:r w:rsidRPr="003A5065">
                <w:rPr>
                  <w:rStyle w:val="Hyperlink"/>
                  <w:color w:val="000000"/>
                  <w:u w:val="none"/>
                </w:rPr>
                <w:t>dd</w:t>
              </w:r>
              <w:proofErr w:type="spellEnd"/>
            </w:hyperlink>
            <w:r w:rsidRPr="003A5065">
              <w:t xml:space="preserve"> element(s)</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45"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46" w:anchor="the-em-element" w:history="1">
              <w:proofErr w:type="spellStart"/>
              <w:r w:rsidR="00537808" w:rsidRPr="003A5065">
                <w:rPr>
                  <w:rStyle w:val="Hyperlink"/>
                  <w:color w:val="000000"/>
                  <w:u w:val="none"/>
                </w:rPr>
                <w:t>em</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Stress emphasis</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4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48" w:anchor="the-embed-element" w:history="1">
              <w:r w:rsidR="00537808" w:rsidRPr="003A5065">
                <w:rPr>
                  <w:rStyle w:val="Hyperlink"/>
                  <w:color w:val="000000"/>
                  <w:u w:val="none"/>
                </w:rPr>
                <w:t>embed</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49" w:anchor="plugin" w:history="1">
              <w:r w:rsidR="00537808" w:rsidRPr="003A5065">
                <w:rPr>
                  <w:rStyle w:val="Hyperlink"/>
                  <w:color w:val="000000"/>
                  <w:u w:val="none"/>
                </w:rPr>
                <w:t>Plugin</w:t>
              </w:r>
            </w:hyperlink>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50"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51" w:anchor="attr-embed-src" w:history="1">
              <w:proofErr w:type="spellStart"/>
              <w:r w:rsidR="00537808" w:rsidRPr="003A5065">
                <w:rPr>
                  <w:rStyle w:val="Hyperlink"/>
                  <w:color w:val="000000"/>
                  <w:u w:val="none"/>
                </w:rPr>
                <w:t>src</w:t>
              </w:r>
              <w:proofErr w:type="spellEnd"/>
            </w:hyperlink>
            <w:r w:rsidR="00537808" w:rsidRPr="003A5065">
              <w:t xml:space="preserve">; </w:t>
            </w:r>
            <w:hyperlink r:id="rId152" w:anchor="attr-embed-type" w:history="1">
              <w:r w:rsidR="00537808" w:rsidRPr="003A5065">
                <w:rPr>
                  <w:rStyle w:val="Hyperlink"/>
                  <w:color w:val="000000"/>
                  <w:u w:val="none"/>
                </w:rPr>
                <w:t>type</w:t>
              </w:r>
            </w:hyperlink>
            <w:r w:rsidR="00537808" w:rsidRPr="003A5065">
              <w:t xml:space="preserve">; </w:t>
            </w:r>
            <w:hyperlink r:id="rId153" w:anchor="attr-dim-width" w:history="1">
              <w:r w:rsidR="00537808" w:rsidRPr="003A5065">
                <w:rPr>
                  <w:rStyle w:val="Hyperlink"/>
                  <w:color w:val="000000"/>
                  <w:u w:val="none"/>
                </w:rPr>
                <w:t>width</w:t>
              </w:r>
            </w:hyperlink>
            <w:r w:rsidR="00537808" w:rsidRPr="003A5065">
              <w:t xml:space="preserve">; </w:t>
            </w:r>
            <w:hyperlink r:id="rId154" w:anchor="attr-dim-height" w:history="1">
              <w:r w:rsidR="00537808" w:rsidRPr="003A5065">
                <w:rPr>
                  <w:rStyle w:val="Hyperlink"/>
                  <w:color w:val="000000"/>
                  <w:u w:val="none"/>
                </w:rPr>
                <w:t>height</w:t>
              </w:r>
            </w:hyperlink>
            <w:r w:rsidR="00537808" w:rsidRPr="003A5065">
              <w:t>; any*</w:t>
            </w:r>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55" w:anchor="the-fieldset-element" w:history="1">
              <w:proofErr w:type="spellStart"/>
              <w:r w:rsidR="00537808" w:rsidRPr="003A5065">
                <w:rPr>
                  <w:rStyle w:val="Hyperlink"/>
                  <w:color w:val="000000"/>
                  <w:u w:val="none"/>
                </w:rPr>
                <w:t>fieldset</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Group of form controls</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5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57" w:anchor="attr-fieldset-disabled" w:history="1">
              <w:r w:rsidR="00537808" w:rsidRPr="003A5065">
                <w:rPr>
                  <w:rStyle w:val="Hyperlink"/>
                  <w:color w:val="000000"/>
                  <w:u w:val="none"/>
                </w:rPr>
                <w:t>disabled</w:t>
              </w:r>
            </w:hyperlink>
            <w:r w:rsidR="00537808" w:rsidRPr="003A5065">
              <w:t xml:space="preserve">; </w:t>
            </w:r>
            <w:hyperlink r:id="rId158" w:anchor="attr-fae-form" w:history="1">
              <w:r w:rsidR="00537808" w:rsidRPr="003A5065">
                <w:rPr>
                  <w:rStyle w:val="Hyperlink"/>
                  <w:color w:val="000000"/>
                  <w:u w:val="none"/>
                </w:rPr>
                <w:t>form</w:t>
              </w:r>
            </w:hyperlink>
            <w:r w:rsidR="00537808" w:rsidRPr="003A5065">
              <w:t xml:space="preserve">; </w:t>
            </w:r>
            <w:hyperlink r:id="rId159" w:anchor="attr-fe-name" w:history="1">
              <w:r w:rsidR="00537808" w:rsidRPr="003A5065">
                <w:rPr>
                  <w:rStyle w:val="Hyperlink"/>
                  <w:color w:val="000000"/>
                  <w:u w:val="none"/>
                </w:rPr>
                <w:t>name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60" w:anchor="the-figcaption-element" w:history="1">
              <w:proofErr w:type="spellStart"/>
              <w:r w:rsidR="00537808" w:rsidRPr="003A5065">
                <w:rPr>
                  <w:rStyle w:val="Hyperlink"/>
                  <w:color w:val="000000"/>
                  <w:u w:val="none"/>
                </w:rPr>
                <w:t>figcaption</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 xml:space="preserve">Caption for </w:t>
            </w:r>
            <w:hyperlink r:id="rId161" w:anchor="the-figure-element" w:history="1">
              <w:r w:rsidRPr="003A5065">
                <w:rPr>
                  <w:rStyle w:val="Hyperlink"/>
                  <w:color w:val="000000"/>
                  <w:u w:val="none"/>
                </w:rPr>
                <w:t>figure</w:t>
              </w:r>
            </w:hyperlink>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62"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63" w:anchor="the-figure-element" w:history="1">
              <w:r w:rsidR="00537808" w:rsidRPr="003A5065">
                <w:rPr>
                  <w:rStyle w:val="Hyperlink"/>
                  <w:color w:val="000000"/>
                  <w:u w:val="none"/>
                </w:rPr>
                <w:t>figure</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Figure with optional caption</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64"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65" w:anchor="the-footer-element" w:history="1">
              <w:r w:rsidR="00537808" w:rsidRPr="003A5065">
                <w:rPr>
                  <w:rStyle w:val="Hyperlink"/>
                  <w:color w:val="000000"/>
                  <w:u w:val="none"/>
                </w:rPr>
                <w:t>footer</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Footer for a page or section</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66"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67" w:anchor="the-form-element" w:history="1">
              <w:r w:rsidR="00537808" w:rsidRPr="003A5065">
                <w:rPr>
                  <w:rStyle w:val="Hyperlink"/>
                  <w:color w:val="000000"/>
                  <w:u w:val="none"/>
                </w:rPr>
                <w:t>form</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User-</w:t>
            </w:r>
            <w:proofErr w:type="spellStart"/>
            <w:r w:rsidRPr="003A5065">
              <w:t>submittable</w:t>
            </w:r>
            <w:proofErr w:type="spellEnd"/>
            <w:r w:rsidRPr="003A5065">
              <w:t xml:space="preserve"> form</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68"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69" w:anchor="attr-form-accept-charset" w:history="1">
              <w:r w:rsidR="00537808" w:rsidRPr="003A5065">
                <w:rPr>
                  <w:rStyle w:val="Hyperlink"/>
                  <w:color w:val="000000"/>
                  <w:u w:val="none"/>
                </w:rPr>
                <w:t>accept-charset</w:t>
              </w:r>
            </w:hyperlink>
            <w:r w:rsidR="00537808" w:rsidRPr="003A5065">
              <w:t xml:space="preserve">; </w:t>
            </w:r>
            <w:hyperlink r:id="rId170" w:anchor="attr-fs-action" w:history="1">
              <w:r w:rsidR="00537808" w:rsidRPr="003A5065">
                <w:rPr>
                  <w:rStyle w:val="Hyperlink"/>
                  <w:color w:val="000000"/>
                  <w:u w:val="none"/>
                </w:rPr>
                <w:t>action</w:t>
              </w:r>
            </w:hyperlink>
            <w:r w:rsidR="00537808" w:rsidRPr="003A5065">
              <w:t xml:space="preserve">; </w:t>
            </w:r>
            <w:hyperlink r:id="rId171" w:anchor="attr-form-autocomplete" w:history="1">
              <w:r w:rsidR="00537808" w:rsidRPr="003A5065">
                <w:rPr>
                  <w:rStyle w:val="Hyperlink"/>
                  <w:color w:val="000000"/>
                  <w:u w:val="none"/>
                </w:rPr>
                <w:t>autocomplete</w:t>
              </w:r>
            </w:hyperlink>
            <w:r w:rsidR="00537808" w:rsidRPr="003A5065">
              <w:t xml:space="preserve">; </w:t>
            </w:r>
            <w:hyperlink r:id="rId172" w:anchor="attr-fs-enctype" w:history="1">
              <w:proofErr w:type="spellStart"/>
              <w:r w:rsidR="00537808" w:rsidRPr="003A5065">
                <w:rPr>
                  <w:rStyle w:val="Hyperlink"/>
                  <w:color w:val="000000"/>
                  <w:u w:val="none"/>
                </w:rPr>
                <w:t>enctype</w:t>
              </w:r>
              <w:proofErr w:type="spellEnd"/>
            </w:hyperlink>
            <w:r w:rsidR="00537808" w:rsidRPr="003A5065">
              <w:t xml:space="preserve">; </w:t>
            </w:r>
            <w:hyperlink r:id="rId173" w:anchor="attr-fs-method" w:history="1">
              <w:r w:rsidR="00537808" w:rsidRPr="003A5065">
                <w:rPr>
                  <w:rStyle w:val="Hyperlink"/>
                  <w:color w:val="000000"/>
                  <w:u w:val="none"/>
                </w:rPr>
                <w:t>method</w:t>
              </w:r>
            </w:hyperlink>
            <w:r w:rsidR="00537808" w:rsidRPr="003A5065">
              <w:t xml:space="preserve">; </w:t>
            </w:r>
            <w:hyperlink r:id="rId174" w:anchor="attr-form-name" w:history="1">
              <w:r w:rsidR="00537808" w:rsidRPr="003A5065">
                <w:rPr>
                  <w:rStyle w:val="Hyperlink"/>
                  <w:color w:val="000000"/>
                  <w:u w:val="none"/>
                </w:rPr>
                <w:t>name</w:t>
              </w:r>
            </w:hyperlink>
            <w:r w:rsidR="00537808" w:rsidRPr="003A5065">
              <w:t xml:space="preserve">; </w:t>
            </w:r>
            <w:hyperlink r:id="rId175" w:anchor="attr-fs-novalidate" w:history="1">
              <w:proofErr w:type="spellStart"/>
              <w:r w:rsidR="00537808" w:rsidRPr="003A5065">
                <w:rPr>
                  <w:rStyle w:val="Hyperlink"/>
                  <w:color w:val="000000"/>
                  <w:u w:val="none"/>
                </w:rPr>
                <w:t>novalidate</w:t>
              </w:r>
              <w:proofErr w:type="spellEnd"/>
            </w:hyperlink>
            <w:r w:rsidR="00537808" w:rsidRPr="003A5065">
              <w:t xml:space="preserve">; </w:t>
            </w:r>
            <w:hyperlink r:id="rId176" w:anchor="attr-fs-target" w:history="1">
              <w:r w:rsidR="00537808" w:rsidRPr="003A5065">
                <w:rPr>
                  <w:rStyle w:val="Hyperlink"/>
                  <w:color w:val="000000"/>
                  <w:u w:val="none"/>
                </w:rPr>
                <w:t>target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77" w:anchor="the-h1-h2-h3-h4-h5-and-h6-elements" w:history="1">
              <w:r w:rsidR="00537808" w:rsidRPr="003A5065">
                <w:rPr>
                  <w:rStyle w:val="Hyperlink"/>
                  <w:color w:val="000000"/>
                  <w:u w:val="none"/>
                </w:rPr>
                <w:t>h1</w:t>
              </w:r>
            </w:hyperlink>
            <w:r w:rsidR="00537808" w:rsidRPr="003A5065">
              <w:t xml:space="preserve">, </w:t>
            </w:r>
            <w:hyperlink r:id="rId178" w:anchor="the-h1-h2-h3-h4-h5-and-h6-elements" w:history="1">
              <w:r w:rsidR="00537808" w:rsidRPr="003A5065">
                <w:rPr>
                  <w:rStyle w:val="Hyperlink"/>
                  <w:color w:val="000000"/>
                  <w:u w:val="none"/>
                </w:rPr>
                <w:t>h2</w:t>
              </w:r>
            </w:hyperlink>
            <w:r w:rsidR="00537808" w:rsidRPr="003A5065">
              <w:t xml:space="preserve">, </w:t>
            </w:r>
            <w:hyperlink r:id="rId179" w:anchor="the-h1-h2-h3-h4-h5-and-h6-elements" w:history="1">
              <w:r w:rsidR="00537808" w:rsidRPr="003A5065">
                <w:rPr>
                  <w:rStyle w:val="Hyperlink"/>
                  <w:color w:val="000000"/>
                  <w:u w:val="none"/>
                </w:rPr>
                <w:t>h3</w:t>
              </w:r>
            </w:hyperlink>
            <w:r w:rsidR="00537808" w:rsidRPr="003A5065">
              <w:t xml:space="preserve">, </w:t>
            </w:r>
            <w:hyperlink r:id="rId180" w:anchor="the-h1-h2-h3-h4-h5-and-h6-elements" w:history="1">
              <w:r w:rsidR="00537808" w:rsidRPr="003A5065">
                <w:rPr>
                  <w:rStyle w:val="Hyperlink"/>
                  <w:color w:val="000000"/>
                  <w:u w:val="none"/>
                </w:rPr>
                <w:t>h4</w:t>
              </w:r>
            </w:hyperlink>
            <w:r w:rsidR="00537808" w:rsidRPr="003A5065">
              <w:t xml:space="preserve">, </w:t>
            </w:r>
            <w:hyperlink r:id="rId181" w:anchor="the-h1-h2-h3-h4-h5-and-h6-elements" w:history="1">
              <w:r w:rsidR="00537808" w:rsidRPr="003A5065">
                <w:rPr>
                  <w:rStyle w:val="Hyperlink"/>
                  <w:color w:val="000000"/>
                  <w:u w:val="none"/>
                </w:rPr>
                <w:t>h5</w:t>
              </w:r>
            </w:hyperlink>
            <w:r w:rsidR="00537808" w:rsidRPr="003A5065">
              <w:t xml:space="preserve">, </w:t>
            </w:r>
            <w:hyperlink r:id="rId182" w:anchor="the-h1-h2-h3-h4-h5-and-h6-elements" w:history="1">
              <w:r w:rsidR="00537808" w:rsidRPr="003A5065">
                <w:rPr>
                  <w:rStyle w:val="Hyperlink"/>
                  <w:color w:val="000000"/>
                  <w:u w:val="none"/>
                </w:rPr>
                <w:t>h6</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Section heading</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83"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84" w:anchor="the-head-element" w:history="1">
              <w:r w:rsidR="00537808" w:rsidRPr="003A5065">
                <w:rPr>
                  <w:rStyle w:val="Hyperlink"/>
                  <w:color w:val="000000"/>
                  <w:u w:val="none"/>
                </w:rPr>
                <w:t>head</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Container for document metadata</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85"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86" w:anchor="the-header-element" w:history="1">
              <w:r w:rsidR="00537808" w:rsidRPr="003A5065">
                <w:rPr>
                  <w:rStyle w:val="Hyperlink"/>
                  <w:color w:val="000000"/>
                  <w:u w:val="none"/>
                </w:rPr>
                <w:t>header</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Introductory or navigational aids for a page or section</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8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88" w:anchor="the-hgroup-element" w:history="1">
              <w:proofErr w:type="spellStart"/>
              <w:r w:rsidR="00537808" w:rsidRPr="003A5065">
                <w:rPr>
                  <w:rStyle w:val="Hyperlink"/>
                  <w:color w:val="000000"/>
                  <w:u w:val="none"/>
                </w:rPr>
                <w:t>hgroup</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heading group</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89"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90" w:anchor="the-hr-element" w:history="1">
              <w:r w:rsidR="00537808" w:rsidRPr="003A5065">
                <w:rPr>
                  <w:rStyle w:val="Hyperlink"/>
                  <w:color w:val="000000"/>
                  <w:u w:val="none"/>
                </w:rPr>
                <w:t>hr</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Thematic break</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91"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92" w:anchor="the-html-element" w:history="1">
              <w:r w:rsidR="00537808" w:rsidRPr="003A5065">
                <w:rPr>
                  <w:rStyle w:val="Hyperlink"/>
                  <w:color w:val="000000"/>
                  <w:u w:val="none"/>
                </w:rPr>
                <w:t>html</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Root element</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93"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194" w:anchor="attr-html-manifest" w:history="1">
              <w:r w:rsidR="00537808" w:rsidRPr="003A5065">
                <w:rPr>
                  <w:rStyle w:val="Hyperlink"/>
                  <w:color w:val="000000"/>
                  <w:u w:val="none"/>
                </w:rPr>
                <w:t>manifest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195" w:anchor="the-i-element" w:history="1">
              <w:r w:rsidR="00537808" w:rsidRPr="003A5065">
                <w:rPr>
                  <w:rStyle w:val="Hyperlink"/>
                  <w:color w:val="000000"/>
                  <w:u w:val="none"/>
                </w:rPr>
                <w:t>i</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Alternate voice</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196"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97" w:anchor="the-iframe-element" w:history="1">
              <w:proofErr w:type="spellStart"/>
              <w:r w:rsidR="00537808" w:rsidRPr="003A5065">
                <w:rPr>
                  <w:rStyle w:val="Hyperlink"/>
                  <w:color w:val="000000"/>
                  <w:u w:val="none"/>
                </w:rPr>
                <w:t>iframe</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198" w:anchor="nested-browsing-context" w:history="1">
              <w:r w:rsidR="00537808" w:rsidRPr="003A5065">
                <w:rPr>
                  <w:rStyle w:val="Hyperlink"/>
                  <w:color w:val="000000"/>
                  <w:u w:val="none"/>
                </w:rPr>
                <w:t>Nested browsing context</w:t>
              </w:r>
            </w:hyperlink>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199"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00" w:anchor="attr-iframe-src" w:history="1">
              <w:proofErr w:type="spellStart"/>
              <w:r w:rsidR="00537808" w:rsidRPr="003A5065">
                <w:rPr>
                  <w:rStyle w:val="Hyperlink"/>
                  <w:color w:val="000000"/>
                  <w:u w:val="none"/>
                </w:rPr>
                <w:t>src</w:t>
              </w:r>
              <w:proofErr w:type="spellEnd"/>
            </w:hyperlink>
            <w:r w:rsidR="00537808" w:rsidRPr="003A5065">
              <w:t xml:space="preserve">; </w:t>
            </w:r>
            <w:hyperlink r:id="rId201" w:anchor="attr-iframe-srcdoc" w:history="1">
              <w:proofErr w:type="spellStart"/>
              <w:r w:rsidR="00537808" w:rsidRPr="003A5065">
                <w:rPr>
                  <w:rStyle w:val="Hyperlink"/>
                  <w:color w:val="000000"/>
                  <w:u w:val="none"/>
                </w:rPr>
                <w:t>srcdoc</w:t>
              </w:r>
              <w:proofErr w:type="spellEnd"/>
            </w:hyperlink>
            <w:r w:rsidR="00537808" w:rsidRPr="003A5065">
              <w:t xml:space="preserve">; </w:t>
            </w:r>
            <w:hyperlink r:id="rId202" w:anchor="attr-iframe-name" w:history="1">
              <w:r w:rsidR="00537808" w:rsidRPr="003A5065">
                <w:rPr>
                  <w:rStyle w:val="Hyperlink"/>
                  <w:color w:val="000000"/>
                  <w:u w:val="none"/>
                </w:rPr>
                <w:t>name</w:t>
              </w:r>
            </w:hyperlink>
            <w:r w:rsidR="00537808" w:rsidRPr="003A5065">
              <w:t xml:space="preserve">; </w:t>
            </w:r>
            <w:hyperlink r:id="rId203" w:anchor="attr-iframe-sandbox" w:history="1">
              <w:r w:rsidR="00537808" w:rsidRPr="003A5065">
                <w:rPr>
                  <w:rStyle w:val="Hyperlink"/>
                  <w:color w:val="000000"/>
                  <w:u w:val="none"/>
                </w:rPr>
                <w:t>sandbox</w:t>
              </w:r>
            </w:hyperlink>
            <w:r w:rsidR="00537808" w:rsidRPr="003A5065">
              <w:t xml:space="preserve">; </w:t>
            </w:r>
            <w:hyperlink r:id="rId204" w:anchor="attr-iframe-seamless" w:history="1">
              <w:r w:rsidR="00537808" w:rsidRPr="003A5065">
                <w:rPr>
                  <w:rStyle w:val="Hyperlink"/>
                  <w:color w:val="000000"/>
                  <w:u w:val="none"/>
                </w:rPr>
                <w:t>seamless</w:t>
              </w:r>
            </w:hyperlink>
            <w:r w:rsidR="00537808" w:rsidRPr="003A5065">
              <w:t xml:space="preserve">; </w:t>
            </w:r>
            <w:hyperlink r:id="rId205" w:anchor="attr-dim-width" w:history="1">
              <w:r w:rsidR="00537808" w:rsidRPr="003A5065">
                <w:rPr>
                  <w:rStyle w:val="Hyperlink"/>
                  <w:color w:val="000000"/>
                  <w:u w:val="none"/>
                </w:rPr>
                <w:t>width</w:t>
              </w:r>
            </w:hyperlink>
            <w:r w:rsidR="00537808" w:rsidRPr="003A5065">
              <w:t xml:space="preserve">; </w:t>
            </w:r>
            <w:hyperlink r:id="rId206" w:anchor="attr-dim-height" w:history="1">
              <w:r w:rsidR="00537808" w:rsidRPr="003A5065">
                <w:rPr>
                  <w:rStyle w:val="Hyperlink"/>
                  <w:color w:val="000000"/>
                  <w:u w:val="none"/>
                </w:rPr>
                <w:t>height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07" w:anchor="the-img-element" w:history="1">
              <w:proofErr w:type="spellStart"/>
              <w:r w:rsidR="00537808" w:rsidRPr="003A5065">
                <w:rPr>
                  <w:rStyle w:val="Hyperlink"/>
                  <w:color w:val="000000"/>
                  <w:u w:val="none"/>
                </w:rPr>
                <w:t>img</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Image</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208"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09" w:anchor="attr-img-alt" w:history="1">
              <w:r w:rsidR="00537808" w:rsidRPr="003A5065">
                <w:rPr>
                  <w:rStyle w:val="Hyperlink"/>
                  <w:color w:val="000000"/>
                  <w:u w:val="none"/>
                </w:rPr>
                <w:t>alt</w:t>
              </w:r>
            </w:hyperlink>
            <w:r w:rsidR="00537808" w:rsidRPr="003A5065">
              <w:t xml:space="preserve">; </w:t>
            </w:r>
            <w:hyperlink r:id="rId210" w:anchor="attr-img-src" w:history="1">
              <w:proofErr w:type="spellStart"/>
              <w:r w:rsidR="00537808" w:rsidRPr="003A5065">
                <w:rPr>
                  <w:rStyle w:val="Hyperlink"/>
                  <w:color w:val="000000"/>
                  <w:u w:val="none"/>
                </w:rPr>
                <w:t>src</w:t>
              </w:r>
              <w:proofErr w:type="spellEnd"/>
            </w:hyperlink>
            <w:r w:rsidR="00537808" w:rsidRPr="003A5065">
              <w:t xml:space="preserve">; </w:t>
            </w:r>
            <w:hyperlink r:id="rId211" w:anchor="attr-hyperlink-usemap" w:history="1">
              <w:proofErr w:type="spellStart"/>
              <w:r w:rsidR="00537808" w:rsidRPr="003A5065">
                <w:rPr>
                  <w:rStyle w:val="Hyperlink"/>
                  <w:color w:val="000000"/>
                  <w:u w:val="none"/>
                </w:rPr>
                <w:t>usemap</w:t>
              </w:r>
              <w:proofErr w:type="spellEnd"/>
            </w:hyperlink>
            <w:r w:rsidR="00537808" w:rsidRPr="003A5065">
              <w:t xml:space="preserve">; </w:t>
            </w:r>
            <w:hyperlink r:id="rId212" w:anchor="attr-img-ismap" w:history="1">
              <w:proofErr w:type="spellStart"/>
              <w:r w:rsidR="00537808" w:rsidRPr="003A5065">
                <w:rPr>
                  <w:rStyle w:val="Hyperlink"/>
                  <w:color w:val="000000"/>
                  <w:u w:val="none"/>
                </w:rPr>
                <w:t>ismap</w:t>
              </w:r>
              <w:proofErr w:type="spellEnd"/>
            </w:hyperlink>
            <w:r w:rsidR="00537808" w:rsidRPr="003A5065">
              <w:t xml:space="preserve">; </w:t>
            </w:r>
            <w:hyperlink r:id="rId213" w:anchor="attr-dim-width" w:history="1">
              <w:r w:rsidR="00537808" w:rsidRPr="003A5065">
                <w:rPr>
                  <w:rStyle w:val="Hyperlink"/>
                  <w:color w:val="000000"/>
                  <w:u w:val="none"/>
                </w:rPr>
                <w:t>width</w:t>
              </w:r>
            </w:hyperlink>
            <w:r w:rsidR="00537808" w:rsidRPr="003A5065">
              <w:t xml:space="preserve">; </w:t>
            </w:r>
            <w:hyperlink r:id="rId214" w:anchor="attr-dim-height" w:history="1">
              <w:r w:rsidR="00537808" w:rsidRPr="003A5065">
                <w:rPr>
                  <w:rStyle w:val="Hyperlink"/>
                  <w:color w:val="000000"/>
                  <w:u w:val="none"/>
                </w:rPr>
                <w:t>height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15" w:anchor="the-input-element" w:history="1">
              <w:r w:rsidR="00537808" w:rsidRPr="003A5065">
                <w:rPr>
                  <w:rStyle w:val="Hyperlink"/>
                  <w:color w:val="000000"/>
                  <w:u w:val="none"/>
                </w:rPr>
                <w:t>input</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Form control</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1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17" w:anchor="attr-input-accept" w:history="1">
              <w:r w:rsidR="00537808" w:rsidRPr="003A5065">
                <w:rPr>
                  <w:rStyle w:val="Hyperlink"/>
                  <w:color w:val="000000"/>
                  <w:u w:val="none"/>
                </w:rPr>
                <w:t>accept</w:t>
              </w:r>
            </w:hyperlink>
            <w:r w:rsidR="00537808" w:rsidRPr="003A5065">
              <w:t xml:space="preserve">; </w:t>
            </w:r>
            <w:hyperlink r:id="rId218" w:anchor="attr-input-alt" w:history="1">
              <w:r w:rsidR="00537808" w:rsidRPr="003A5065">
                <w:rPr>
                  <w:rStyle w:val="Hyperlink"/>
                  <w:color w:val="000000"/>
                  <w:u w:val="none"/>
                </w:rPr>
                <w:t>alt</w:t>
              </w:r>
            </w:hyperlink>
            <w:r w:rsidR="00537808" w:rsidRPr="003A5065">
              <w:t xml:space="preserve">; </w:t>
            </w:r>
            <w:hyperlink r:id="rId219" w:anchor="attr-input-autocomplete" w:history="1">
              <w:r w:rsidR="00537808" w:rsidRPr="003A5065">
                <w:rPr>
                  <w:rStyle w:val="Hyperlink"/>
                  <w:color w:val="000000"/>
                  <w:u w:val="none"/>
                </w:rPr>
                <w:t>autocomplete</w:t>
              </w:r>
            </w:hyperlink>
            <w:r w:rsidR="00537808" w:rsidRPr="003A5065">
              <w:t xml:space="preserve">; </w:t>
            </w:r>
            <w:hyperlink r:id="rId220" w:anchor="attr-fe-autofocus" w:history="1">
              <w:r w:rsidR="00537808" w:rsidRPr="003A5065">
                <w:rPr>
                  <w:rStyle w:val="Hyperlink"/>
                  <w:color w:val="000000"/>
                  <w:u w:val="none"/>
                </w:rPr>
                <w:t>autofocus</w:t>
              </w:r>
            </w:hyperlink>
            <w:r w:rsidR="00537808" w:rsidRPr="003A5065">
              <w:t xml:space="preserve">; </w:t>
            </w:r>
            <w:hyperlink r:id="rId221" w:anchor="attr-input-checked" w:history="1">
              <w:r w:rsidR="00537808" w:rsidRPr="003A5065">
                <w:rPr>
                  <w:rStyle w:val="Hyperlink"/>
                  <w:color w:val="000000"/>
                  <w:u w:val="none"/>
                </w:rPr>
                <w:t>checked</w:t>
              </w:r>
            </w:hyperlink>
            <w:r w:rsidR="00537808" w:rsidRPr="003A5065">
              <w:t xml:space="preserve">; </w:t>
            </w:r>
            <w:hyperlink r:id="rId222" w:anchor="attr-input-dirname" w:history="1">
              <w:proofErr w:type="spellStart"/>
              <w:r w:rsidR="00537808" w:rsidRPr="003A5065">
                <w:rPr>
                  <w:rStyle w:val="Hyperlink"/>
                  <w:color w:val="000000"/>
                  <w:u w:val="none"/>
                </w:rPr>
                <w:t>dirname</w:t>
              </w:r>
              <w:proofErr w:type="spellEnd"/>
            </w:hyperlink>
            <w:r w:rsidR="00537808" w:rsidRPr="003A5065">
              <w:t xml:space="preserve">; </w:t>
            </w:r>
            <w:hyperlink r:id="rId223" w:anchor="attr-fe-disabled" w:history="1">
              <w:r w:rsidR="00537808" w:rsidRPr="003A5065">
                <w:rPr>
                  <w:rStyle w:val="Hyperlink"/>
                  <w:color w:val="000000"/>
                  <w:u w:val="none"/>
                </w:rPr>
                <w:t>disabled</w:t>
              </w:r>
            </w:hyperlink>
            <w:r w:rsidR="00537808" w:rsidRPr="003A5065">
              <w:t xml:space="preserve">; </w:t>
            </w:r>
            <w:hyperlink r:id="rId224" w:anchor="attr-fae-form" w:history="1">
              <w:r w:rsidR="00537808" w:rsidRPr="003A5065">
                <w:rPr>
                  <w:rStyle w:val="Hyperlink"/>
                  <w:color w:val="000000"/>
                  <w:u w:val="none"/>
                </w:rPr>
                <w:t>form</w:t>
              </w:r>
            </w:hyperlink>
            <w:r w:rsidR="00537808" w:rsidRPr="003A5065">
              <w:t xml:space="preserve">; </w:t>
            </w:r>
            <w:hyperlink r:id="rId225" w:anchor="attr-fs-formaction" w:history="1">
              <w:proofErr w:type="spellStart"/>
              <w:r w:rsidR="00537808" w:rsidRPr="003A5065">
                <w:rPr>
                  <w:rStyle w:val="Hyperlink"/>
                  <w:color w:val="000000"/>
                  <w:u w:val="none"/>
                </w:rPr>
                <w:t>formaction</w:t>
              </w:r>
              <w:proofErr w:type="spellEnd"/>
            </w:hyperlink>
            <w:r w:rsidR="00537808" w:rsidRPr="003A5065">
              <w:t xml:space="preserve">; </w:t>
            </w:r>
            <w:hyperlink r:id="rId226" w:anchor="attr-fs-formenctype" w:history="1">
              <w:proofErr w:type="spellStart"/>
              <w:r w:rsidR="00537808" w:rsidRPr="003A5065">
                <w:rPr>
                  <w:rStyle w:val="Hyperlink"/>
                  <w:color w:val="000000"/>
                  <w:u w:val="none"/>
                </w:rPr>
                <w:t>formenctype</w:t>
              </w:r>
              <w:proofErr w:type="spellEnd"/>
            </w:hyperlink>
            <w:r w:rsidR="00537808" w:rsidRPr="003A5065">
              <w:t xml:space="preserve">; </w:t>
            </w:r>
            <w:hyperlink r:id="rId227" w:anchor="attr-fs-formmethod" w:history="1">
              <w:proofErr w:type="spellStart"/>
              <w:r w:rsidR="00537808" w:rsidRPr="003A5065">
                <w:rPr>
                  <w:rStyle w:val="Hyperlink"/>
                  <w:color w:val="000000"/>
                  <w:u w:val="none"/>
                </w:rPr>
                <w:t>formmethod</w:t>
              </w:r>
              <w:proofErr w:type="spellEnd"/>
            </w:hyperlink>
            <w:r w:rsidR="00537808" w:rsidRPr="003A5065">
              <w:t xml:space="preserve">; </w:t>
            </w:r>
            <w:hyperlink r:id="rId228" w:anchor="attr-fs-formnovalidate" w:history="1">
              <w:proofErr w:type="spellStart"/>
              <w:r w:rsidR="00537808" w:rsidRPr="003A5065">
                <w:rPr>
                  <w:rStyle w:val="Hyperlink"/>
                  <w:color w:val="000000"/>
                  <w:u w:val="none"/>
                </w:rPr>
                <w:t>formnovalidate</w:t>
              </w:r>
              <w:proofErr w:type="spellEnd"/>
            </w:hyperlink>
            <w:r w:rsidR="00537808" w:rsidRPr="003A5065">
              <w:t xml:space="preserve">; </w:t>
            </w:r>
            <w:hyperlink r:id="rId229" w:anchor="attr-fs-formtarget" w:history="1">
              <w:proofErr w:type="spellStart"/>
              <w:r w:rsidR="00537808" w:rsidRPr="003A5065">
                <w:rPr>
                  <w:rStyle w:val="Hyperlink"/>
                  <w:color w:val="000000"/>
                  <w:u w:val="none"/>
                </w:rPr>
                <w:t>formtarget</w:t>
              </w:r>
              <w:proofErr w:type="spellEnd"/>
            </w:hyperlink>
            <w:r w:rsidR="00537808" w:rsidRPr="003A5065">
              <w:t xml:space="preserve">; </w:t>
            </w:r>
            <w:hyperlink r:id="rId230" w:anchor="attr-dim-height" w:history="1">
              <w:r w:rsidR="00537808" w:rsidRPr="003A5065">
                <w:rPr>
                  <w:rStyle w:val="Hyperlink"/>
                  <w:color w:val="000000"/>
                  <w:u w:val="none"/>
                </w:rPr>
                <w:t>height</w:t>
              </w:r>
            </w:hyperlink>
            <w:r w:rsidR="00537808" w:rsidRPr="003A5065">
              <w:t xml:space="preserve">; </w:t>
            </w:r>
            <w:hyperlink r:id="rId231" w:anchor="attr-input-list" w:history="1">
              <w:r w:rsidR="00537808" w:rsidRPr="003A5065">
                <w:rPr>
                  <w:rStyle w:val="Hyperlink"/>
                  <w:color w:val="000000"/>
                  <w:u w:val="none"/>
                </w:rPr>
                <w:t>list</w:t>
              </w:r>
            </w:hyperlink>
            <w:r w:rsidR="00537808" w:rsidRPr="003A5065">
              <w:t xml:space="preserve">; </w:t>
            </w:r>
            <w:hyperlink r:id="rId232" w:anchor="attr-input-max" w:history="1">
              <w:r w:rsidR="00537808" w:rsidRPr="003A5065">
                <w:rPr>
                  <w:rStyle w:val="Hyperlink"/>
                  <w:color w:val="000000"/>
                  <w:u w:val="none"/>
                </w:rPr>
                <w:t>max</w:t>
              </w:r>
            </w:hyperlink>
            <w:r w:rsidR="00537808" w:rsidRPr="003A5065">
              <w:t xml:space="preserve">; </w:t>
            </w:r>
            <w:hyperlink r:id="rId233" w:anchor="attr-input-maxlength" w:history="1">
              <w:proofErr w:type="spellStart"/>
              <w:r w:rsidR="00537808" w:rsidRPr="003A5065">
                <w:rPr>
                  <w:rStyle w:val="Hyperlink"/>
                  <w:color w:val="000000"/>
                  <w:u w:val="none"/>
                </w:rPr>
                <w:t>maxlength</w:t>
              </w:r>
              <w:proofErr w:type="spellEnd"/>
            </w:hyperlink>
            <w:r w:rsidR="00537808" w:rsidRPr="003A5065">
              <w:t xml:space="preserve">; </w:t>
            </w:r>
            <w:hyperlink r:id="rId234" w:anchor="attr-input-min" w:history="1">
              <w:r w:rsidR="00537808" w:rsidRPr="003A5065">
                <w:rPr>
                  <w:rStyle w:val="Hyperlink"/>
                  <w:color w:val="000000"/>
                  <w:u w:val="none"/>
                </w:rPr>
                <w:t>min</w:t>
              </w:r>
            </w:hyperlink>
            <w:r w:rsidR="00537808" w:rsidRPr="003A5065">
              <w:t xml:space="preserve">; </w:t>
            </w:r>
            <w:hyperlink r:id="rId235" w:anchor="attr-input-multiple" w:history="1">
              <w:r w:rsidR="00537808" w:rsidRPr="003A5065">
                <w:rPr>
                  <w:rStyle w:val="Hyperlink"/>
                  <w:color w:val="000000"/>
                  <w:u w:val="none"/>
                </w:rPr>
                <w:t>multiple</w:t>
              </w:r>
            </w:hyperlink>
            <w:r w:rsidR="00537808" w:rsidRPr="003A5065">
              <w:t xml:space="preserve">; </w:t>
            </w:r>
            <w:hyperlink r:id="rId236" w:anchor="attr-fe-name" w:history="1">
              <w:r w:rsidR="00537808" w:rsidRPr="003A5065">
                <w:rPr>
                  <w:rStyle w:val="Hyperlink"/>
                  <w:color w:val="000000"/>
                  <w:u w:val="none"/>
                </w:rPr>
                <w:t>name</w:t>
              </w:r>
            </w:hyperlink>
            <w:r w:rsidR="00537808" w:rsidRPr="003A5065">
              <w:t xml:space="preserve">; </w:t>
            </w:r>
            <w:hyperlink r:id="rId237" w:anchor="attr-input-pattern" w:history="1">
              <w:r w:rsidR="00537808" w:rsidRPr="003A5065">
                <w:rPr>
                  <w:rStyle w:val="Hyperlink"/>
                  <w:color w:val="000000"/>
                  <w:u w:val="none"/>
                </w:rPr>
                <w:t>pattern</w:t>
              </w:r>
            </w:hyperlink>
            <w:r w:rsidR="00537808" w:rsidRPr="003A5065">
              <w:t xml:space="preserve">; </w:t>
            </w:r>
            <w:hyperlink r:id="rId238" w:anchor="attr-input-placeholder" w:history="1">
              <w:r w:rsidR="00537808" w:rsidRPr="003A5065">
                <w:rPr>
                  <w:rStyle w:val="Hyperlink"/>
                  <w:color w:val="000000"/>
                  <w:u w:val="none"/>
                </w:rPr>
                <w:t>placeholder</w:t>
              </w:r>
            </w:hyperlink>
            <w:r w:rsidR="00537808" w:rsidRPr="003A5065">
              <w:t xml:space="preserve">; </w:t>
            </w:r>
            <w:hyperlink r:id="rId239" w:anchor="attr-input-readonly" w:history="1">
              <w:proofErr w:type="spellStart"/>
              <w:r w:rsidR="00537808" w:rsidRPr="003A5065">
                <w:rPr>
                  <w:rStyle w:val="Hyperlink"/>
                  <w:color w:val="000000"/>
                  <w:u w:val="none"/>
                </w:rPr>
                <w:t>readonly</w:t>
              </w:r>
              <w:proofErr w:type="spellEnd"/>
            </w:hyperlink>
            <w:r w:rsidR="00537808" w:rsidRPr="003A5065">
              <w:t xml:space="preserve">; </w:t>
            </w:r>
            <w:hyperlink r:id="rId240" w:anchor="attr-input-required" w:history="1">
              <w:r w:rsidR="00537808" w:rsidRPr="003A5065">
                <w:rPr>
                  <w:rStyle w:val="Hyperlink"/>
                  <w:color w:val="000000"/>
                  <w:u w:val="none"/>
                </w:rPr>
                <w:t>required</w:t>
              </w:r>
            </w:hyperlink>
            <w:r w:rsidR="00537808" w:rsidRPr="003A5065">
              <w:t xml:space="preserve">; </w:t>
            </w:r>
            <w:hyperlink r:id="rId241" w:anchor="attr-input-size" w:history="1">
              <w:r w:rsidR="00537808" w:rsidRPr="003A5065">
                <w:rPr>
                  <w:rStyle w:val="Hyperlink"/>
                  <w:color w:val="000000"/>
                  <w:u w:val="none"/>
                </w:rPr>
                <w:t>size</w:t>
              </w:r>
            </w:hyperlink>
            <w:r w:rsidR="00537808" w:rsidRPr="003A5065">
              <w:t xml:space="preserve">; </w:t>
            </w:r>
            <w:hyperlink r:id="rId242" w:anchor="attr-input-src" w:history="1">
              <w:proofErr w:type="spellStart"/>
              <w:r w:rsidR="00537808" w:rsidRPr="003A5065">
                <w:rPr>
                  <w:rStyle w:val="Hyperlink"/>
                  <w:color w:val="000000"/>
                  <w:u w:val="none"/>
                </w:rPr>
                <w:t>src</w:t>
              </w:r>
              <w:proofErr w:type="spellEnd"/>
            </w:hyperlink>
            <w:r w:rsidR="00537808" w:rsidRPr="003A5065">
              <w:t xml:space="preserve">; </w:t>
            </w:r>
            <w:hyperlink r:id="rId243" w:anchor="attr-input-step" w:history="1">
              <w:r w:rsidR="00537808" w:rsidRPr="003A5065">
                <w:rPr>
                  <w:rStyle w:val="Hyperlink"/>
                  <w:color w:val="000000"/>
                  <w:u w:val="none"/>
                </w:rPr>
                <w:t>step</w:t>
              </w:r>
            </w:hyperlink>
            <w:r w:rsidR="00537808" w:rsidRPr="003A5065">
              <w:t xml:space="preserve">; </w:t>
            </w:r>
            <w:hyperlink r:id="rId244" w:anchor="attr-input-type" w:history="1">
              <w:r w:rsidR="00537808" w:rsidRPr="003A5065">
                <w:rPr>
                  <w:rStyle w:val="Hyperlink"/>
                  <w:color w:val="000000"/>
                  <w:u w:val="none"/>
                </w:rPr>
                <w:t>type</w:t>
              </w:r>
            </w:hyperlink>
            <w:r w:rsidR="00537808" w:rsidRPr="003A5065">
              <w:t xml:space="preserve">; </w:t>
            </w:r>
            <w:hyperlink r:id="rId245" w:anchor="attr-input-value" w:history="1">
              <w:r w:rsidR="00537808" w:rsidRPr="003A5065">
                <w:rPr>
                  <w:rStyle w:val="Hyperlink"/>
                  <w:color w:val="000000"/>
                  <w:u w:val="none"/>
                </w:rPr>
                <w:t>value</w:t>
              </w:r>
            </w:hyperlink>
            <w:r w:rsidR="00537808" w:rsidRPr="003A5065">
              <w:t xml:space="preserve">; </w:t>
            </w:r>
            <w:hyperlink r:id="rId246" w:anchor="attr-dim-width" w:history="1">
              <w:r w:rsidR="00537808" w:rsidRPr="003A5065">
                <w:rPr>
                  <w:rStyle w:val="Hyperlink"/>
                  <w:color w:val="000000"/>
                  <w:u w:val="none"/>
                </w:rPr>
                <w:t>width</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47" w:anchor="the-ins-element" w:history="1">
              <w:r w:rsidR="00537808" w:rsidRPr="003A5065">
                <w:rPr>
                  <w:rStyle w:val="Hyperlink"/>
                  <w:color w:val="000000"/>
                  <w:u w:val="none"/>
                </w:rPr>
                <w:t>ins</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An addition to the document</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248"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49" w:anchor="attr-mod-cite" w:history="1">
              <w:r w:rsidR="00537808" w:rsidRPr="003A5065">
                <w:rPr>
                  <w:rStyle w:val="Hyperlink"/>
                  <w:color w:val="000000"/>
                  <w:u w:val="none"/>
                </w:rPr>
                <w:t>cite</w:t>
              </w:r>
            </w:hyperlink>
            <w:r w:rsidR="00537808" w:rsidRPr="003A5065">
              <w:t xml:space="preserve">; </w:t>
            </w:r>
            <w:hyperlink r:id="rId250" w:anchor="attr-mod-datetime" w:history="1">
              <w:proofErr w:type="spellStart"/>
              <w:r w:rsidR="00537808" w:rsidRPr="003A5065">
                <w:rPr>
                  <w:rStyle w:val="Hyperlink"/>
                  <w:color w:val="000000"/>
                  <w:u w:val="none"/>
                </w:rPr>
                <w:t>datetime</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51" w:anchor="the-label-element" w:history="1">
              <w:r w:rsidR="00537808" w:rsidRPr="003A5065">
                <w:rPr>
                  <w:rStyle w:val="Hyperlink"/>
                  <w:color w:val="000000"/>
                  <w:u w:val="none"/>
                </w:rPr>
                <w:t>label</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Caption for a form control</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52"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53" w:anchor="attr-fae-form" w:history="1">
              <w:r w:rsidR="00537808" w:rsidRPr="003A5065">
                <w:rPr>
                  <w:rStyle w:val="Hyperlink"/>
                  <w:color w:val="000000"/>
                  <w:u w:val="none"/>
                </w:rPr>
                <w:t>form</w:t>
              </w:r>
            </w:hyperlink>
            <w:r w:rsidR="00537808" w:rsidRPr="003A5065">
              <w:t xml:space="preserve">; </w:t>
            </w:r>
            <w:hyperlink r:id="rId254" w:anchor="attr-label-for" w:history="1">
              <w:r w:rsidR="00537808" w:rsidRPr="003A5065">
                <w:rPr>
                  <w:rStyle w:val="Hyperlink"/>
                  <w:color w:val="000000"/>
                  <w:u w:val="none"/>
                </w:rPr>
                <w:t>for</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55" w:anchor="the-legend-element" w:history="1">
              <w:r w:rsidR="00537808" w:rsidRPr="003A5065">
                <w:rPr>
                  <w:rStyle w:val="Hyperlink"/>
                  <w:color w:val="000000"/>
                  <w:u w:val="none"/>
                </w:rPr>
                <w:t>legend</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 xml:space="preserve">Caption for </w:t>
            </w:r>
            <w:hyperlink r:id="rId256" w:anchor="the-fieldset-element" w:history="1">
              <w:proofErr w:type="spellStart"/>
              <w:r w:rsidRPr="003A5065">
                <w:rPr>
                  <w:rStyle w:val="Hyperlink"/>
                  <w:color w:val="000000"/>
                  <w:u w:val="none"/>
                </w:rPr>
                <w:t>fieldset</w:t>
              </w:r>
              <w:proofErr w:type="spellEnd"/>
            </w:hyperlink>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25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58" w:anchor="the-li-element" w:history="1">
              <w:r w:rsidR="00537808" w:rsidRPr="003A5065">
                <w:rPr>
                  <w:rStyle w:val="Hyperlink"/>
                  <w:color w:val="000000"/>
                  <w:u w:val="none"/>
                </w:rPr>
                <w:t>li</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List item</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59"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60" w:anchor="attr-li-value" w:history="1">
              <w:r w:rsidR="00537808" w:rsidRPr="003A5065">
                <w:rPr>
                  <w:rStyle w:val="Hyperlink"/>
                  <w:color w:val="000000"/>
                  <w:u w:val="none"/>
                </w:rPr>
                <w:t>value</w:t>
              </w:r>
            </w:hyperlink>
            <w:r w:rsidR="00537808" w:rsidRPr="003A5065">
              <w:t>*</w:t>
            </w:r>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61" w:anchor="the-link-element" w:history="1">
              <w:r w:rsidR="00537808" w:rsidRPr="003A5065">
                <w:rPr>
                  <w:rStyle w:val="Hyperlink"/>
                  <w:color w:val="000000"/>
                  <w:u w:val="none"/>
                </w:rPr>
                <w:t>link</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Link metadata</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262"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63" w:anchor="attr-link-href" w:history="1">
              <w:proofErr w:type="spellStart"/>
              <w:r w:rsidR="00537808" w:rsidRPr="003A5065">
                <w:rPr>
                  <w:rStyle w:val="Hyperlink"/>
                  <w:color w:val="000000"/>
                  <w:u w:val="none"/>
                </w:rPr>
                <w:t>href</w:t>
              </w:r>
              <w:proofErr w:type="spellEnd"/>
            </w:hyperlink>
            <w:r w:rsidR="00537808" w:rsidRPr="003A5065">
              <w:t xml:space="preserve">; </w:t>
            </w:r>
            <w:hyperlink r:id="rId264" w:anchor="attr-link-rel" w:history="1">
              <w:proofErr w:type="spellStart"/>
              <w:r w:rsidR="00537808" w:rsidRPr="003A5065">
                <w:rPr>
                  <w:rStyle w:val="Hyperlink"/>
                  <w:color w:val="000000"/>
                  <w:u w:val="none"/>
                </w:rPr>
                <w:t>rel</w:t>
              </w:r>
              <w:proofErr w:type="spellEnd"/>
            </w:hyperlink>
            <w:r w:rsidR="00537808" w:rsidRPr="003A5065">
              <w:t xml:space="preserve">; </w:t>
            </w:r>
            <w:hyperlink r:id="rId265" w:anchor="attr-link-media" w:history="1">
              <w:r w:rsidR="00537808" w:rsidRPr="003A5065">
                <w:rPr>
                  <w:rStyle w:val="Hyperlink"/>
                  <w:color w:val="000000"/>
                  <w:u w:val="none"/>
                </w:rPr>
                <w:t>media</w:t>
              </w:r>
            </w:hyperlink>
            <w:r w:rsidR="00537808" w:rsidRPr="003A5065">
              <w:t xml:space="preserve">; </w:t>
            </w:r>
            <w:hyperlink r:id="rId266" w:anchor="attr-link-hreflang" w:history="1">
              <w:proofErr w:type="spellStart"/>
              <w:r w:rsidR="00537808" w:rsidRPr="003A5065">
                <w:rPr>
                  <w:rStyle w:val="Hyperlink"/>
                  <w:color w:val="000000"/>
                  <w:u w:val="none"/>
                </w:rPr>
                <w:t>hreflang</w:t>
              </w:r>
              <w:proofErr w:type="spellEnd"/>
            </w:hyperlink>
            <w:r w:rsidR="00537808" w:rsidRPr="003A5065">
              <w:t xml:space="preserve">; </w:t>
            </w:r>
            <w:hyperlink r:id="rId267" w:anchor="attr-link-type" w:history="1">
              <w:r w:rsidR="00537808" w:rsidRPr="003A5065">
                <w:rPr>
                  <w:rStyle w:val="Hyperlink"/>
                  <w:color w:val="000000"/>
                  <w:u w:val="none"/>
                </w:rPr>
                <w:t>type</w:t>
              </w:r>
            </w:hyperlink>
            <w:r w:rsidR="00537808" w:rsidRPr="003A5065">
              <w:t xml:space="preserve">; </w:t>
            </w:r>
            <w:hyperlink r:id="rId268" w:anchor="attr-link-sizes" w:history="1">
              <w:r w:rsidR="00537808" w:rsidRPr="003A5065">
                <w:rPr>
                  <w:rStyle w:val="Hyperlink"/>
                  <w:color w:val="000000"/>
                  <w:u w:val="none"/>
                </w:rPr>
                <w:t>sizes</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69" w:anchor="the-map-element" w:history="1">
              <w:r w:rsidR="00537808" w:rsidRPr="003A5065">
                <w:rPr>
                  <w:rStyle w:val="Hyperlink"/>
                  <w:color w:val="000000"/>
                  <w:u w:val="none"/>
                </w:rPr>
                <w:t>map</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70" w:anchor="image-map" w:history="1">
              <w:r w:rsidR="00537808" w:rsidRPr="003A5065">
                <w:rPr>
                  <w:rStyle w:val="Hyperlink"/>
                  <w:color w:val="000000"/>
                  <w:u w:val="none"/>
                </w:rPr>
                <w:t>Image map</w:t>
              </w:r>
            </w:hyperlink>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71"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72" w:anchor="attr-map-name" w:history="1">
              <w:r w:rsidR="00537808" w:rsidRPr="003A5065">
                <w:rPr>
                  <w:rStyle w:val="Hyperlink"/>
                  <w:color w:val="000000"/>
                  <w:u w:val="none"/>
                </w:rPr>
                <w:t>name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73" w:anchor="the-mark-element" w:history="1">
              <w:r w:rsidR="00537808" w:rsidRPr="003A5065">
                <w:rPr>
                  <w:rStyle w:val="Hyperlink"/>
                  <w:color w:val="000000"/>
                  <w:u w:val="none"/>
                </w:rPr>
                <w:t>mark</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Highlight</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274"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75" w:anchor="the-menu-element" w:history="1">
              <w:r w:rsidR="00537808" w:rsidRPr="003A5065">
                <w:rPr>
                  <w:rStyle w:val="Hyperlink"/>
                  <w:color w:val="000000"/>
                  <w:u w:val="none"/>
                </w:rPr>
                <w:t>menu</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Menu of commands</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7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77" w:anchor="attr-menu-type" w:history="1">
              <w:r w:rsidR="00537808" w:rsidRPr="003A5065">
                <w:rPr>
                  <w:rStyle w:val="Hyperlink"/>
                  <w:color w:val="000000"/>
                  <w:u w:val="none"/>
                </w:rPr>
                <w:t>type</w:t>
              </w:r>
            </w:hyperlink>
            <w:r w:rsidR="00537808" w:rsidRPr="003A5065">
              <w:t xml:space="preserve">; </w:t>
            </w:r>
            <w:hyperlink r:id="rId278" w:anchor="attr-menu-label" w:history="1">
              <w:r w:rsidR="00537808" w:rsidRPr="003A5065">
                <w:rPr>
                  <w:rStyle w:val="Hyperlink"/>
                  <w:color w:val="000000"/>
                  <w:u w:val="none"/>
                </w:rPr>
                <w:t>label</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79" w:anchor="the-meta-element" w:history="1">
              <w:r w:rsidR="00537808" w:rsidRPr="003A5065">
                <w:rPr>
                  <w:rStyle w:val="Hyperlink"/>
                  <w:color w:val="000000"/>
                  <w:u w:val="none"/>
                </w:rPr>
                <w:t>meta</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Text metadata</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280"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81" w:anchor="attr-meta-name" w:history="1">
              <w:r w:rsidR="00537808" w:rsidRPr="003A5065">
                <w:rPr>
                  <w:rStyle w:val="Hyperlink"/>
                  <w:color w:val="000000"/>
                  <w:u w:val="none"/>
                </w:rPr>
                <w:t>name</w:t>
              </w:r>
            </w:hyperlink>
            <w:r w:rsidR="00537808" w:rsidRPr="003A5065">
              <w:t xml:space="preserve">; </w:t>
            </w:r>
            <w:hyperlink r:id="rId282" w:anchor="attr-meta-http-equiv" w:history="1">
              <w:r w:rsidR="00537808" w:rsidRPr="003A5065">
                <w:rPr>
                  <w:rStyle w:val="Hyperlink"/>
                  <w:color w:val="000000"/>
                  <w:u w:val="none"/>
                </w:rPr>
                <w:t>http-</w:t>
              </w:r>
              <w:proofErr w:type="spellStart"/>
              <w:r w:rsidR="00537808" w:rsidRPr="003A5065">
                <w:rPr>
                  <w:rStyle w:val="Hyperlink"/>
                  <w:color w:val="000000"/>
                  <w:u w:val="none"/>
                </w:rPr>
                <w:t>equiv</w:t>
              </w:r>
              <w:proofErr w:type="spellEnd"/>
            </w:hyperlink>
            <w:r w:rsidR="00537808" w:rsidRPr="003A5065">
              <w:t xml:space="preserve">; </w:t>
            </w:r>
            <w:hyperlink r:id="rId283" w:anchor="attr-meta-content" w:history="1">
              <w:r w:rsidR="00537808" w:rsidRPr="003A5065">
                <w:rPr>
                  <w:rStyle w:val="Hyperlink"/>
                  <w:color w:val="000000"/>
                  <w:u w:val="none"/>
                </w:rPr>
                <w:t>content</w:t>
              </w:r>
            </w:hyperlink>
            <w:r w:rsidR="00537808" w:rsidRPr="003A5065">
              <w:t xml:space="preserve">; </w:t>
            </w:r>
            <w:hyperlink r:id="rId284" w:anchor="attr-meta-charset" w:history="1">
              <w:r w:rsidR="00537808" w:rsidRPr="003A5065">
                <w:rPr>
                  <w:rStyle w:val="Hyperlink"/>
                  <w:color w:val="000000"/>
                  <w:u w:val="none"/>
                </w:rPr>
                <w:t>charset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85" w:anchor="the-meter-element" w:history="1">
              <w:r w:rsidR="00537808" w:rsidRPr="003A5065">
                <w:rPr>
                  <w:rStyle w:val="Hyperlink"/>
                  <w:color w:val="000000"/>
                  <w:u w:val="none"/>
                </w:rPr>
                <w:t>meter</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Gauge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8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287" w:anchor="attr-meter-value" w:history="1">
              <w:r w:rsidR="00537808" w:rsidRPr="003A5065">
                <w:rPr>
                  <w:rStyle w:val="Hyperlink"/>
                  <w:color w:val="000000"/>
                  <w:u w:val="none"/>
                </w:rPr>
                <w:t>value</w:t>
              </w:r>
            </w:hyperlink>
            <w:r w:rsidR="00537808" w:rsidRPr="003A5065">
              <w:t xml:space="preserve">; </w:t>
            </w:r>
            <w:hyperlink r:id="rId288" w:anchor="attr-meter-min" w:history="1">
              <w:r w:rsidR="00537808" w:rsidRPr="003A5065">
                <w:rPr>
                  <w:rStyle w:val="Hyperlink"/>
                  <w:color w:val="000000"/>
                  <w:u w:val="none"/>
                </w:rPr>
                <w:t>min</w:t>
              </w:r>
            </w:hyperlink>
            <w:r w:rsidR="00537808" w:rsidRPr="003A5065">
              <w:t xml:space="preserve">; </w:t>
            </w:r>
            <w:hyperlink r:id="rId289" w:anchor="attr-meter-max" w:history="1">
              <w:r w:rsidR="00537808" w:rsidRPr="003A5065">
                <w:rPr>
                  <w:rStyle w:val="Hyperlink"/>
                  <w:color w:val="000000"/>
                  <w:u w:val="none"/>
                </w:rPr>
                <w:t>max</w:t>
              </w:r>
            </w:hyperlink>
            <w:r w:rsidR="00537808" w:rsidRPr="003A5065">
              <w:t xml:space="preserve">; </w:t>
            </w:r>
            <w:hyperlink r:id="rId290" w:anchor="attr-meter-low" w:history="1">
              <w:r w:rsidR="00537808" w:rsidRPr="003A5065">
                <w:rPr>
                  <w:rStyle w:val="Hyperlink"/>
                  <w:color w:val="000000"/>
                  <w:u w:val="none"/>
                </w:rPr>
                <w:t>low</w:t>
              </w:r>
            </w:hyperlink>
            <w:r w:rsidR="00537808" w:rsidRPr="003A5065">
              <w:t xml:space="preserve">; </w:t>
            </w:r>
            <w:hyperlink r:id="rId291" w:anchor="attr-meter-high" w:history="1">
              <w:r w:rsidR="00537808" w:rsidRPr="003A5065">
                <w:rPr>
                  <w:rStyle w:val="Hyperlink"/>
                  <w:color w:val="000000"/>
                  <w:u w:val="none"/>
                </w:rPr>
                <w:t>high</w:t>
              </w:r>
            </w:hyperlink>
            <w:r w:rsidR="00537808" w:rsidRPr="003A5065">
              <w:t xml:space="preserve">; </w:t>
            </w:r>
            <w:hyperlink r:id="rId292" w:anchor="attr-meter-optimum" w:history="1">
              <w:r w:rsidR="00537808" w:rsidRPr="003A5065">
                <w:rPr>
                  <w:rStyle w:val="Hyperlink"/>
                  <w:color w:val="000000"/>
                  <w:u w:val="none"/>
                </w:rPr>
                <w:t>optimum</w:t>
              </w:r>
            </w:hyperlink>
            <w:r w:rsidR="00537808" w:rsidRPr="003A5065">
              <w:t xml:space="preserve">; </w:t>
            </w:r>
            <w:hyperlink r:id="rId293" w:anchor="attr-fae-form" w:history="1">
              <w:r w:rsidR="00537808" w:rsidRPr="003A5065">
                <w:rPr>
                  <w:rStyle w:val="Hyperlink"/>
                  <w:color w:val="000000"/>
                  <w:u w:val="none"/>
                </w:rPr>
                <w:t>form</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294" w:anchor="the-nav-element" w:history="1">
              <w:proofErr w:type="spellStart"/>
              <w:r w:rsidR="00537808" w:rsidRPr="003A5065">
                <w:rPr>
                  <w:rStyle w:val="Hyperlink"/>
                  <w:color w:val="000000"/>
                  <w:u w:val="none"/>
                </w:rPr>
                <w:t>nav</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Section with navigational links</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295" w:anchor="global-attributes" w:history="1">
              <w:proofErr w:type="spellStart"/>
              <w:r w:rsidR="00537808" w:rsidRPr="003A5065">
                <w:rPr>
                  <w:rStyle w:val="Hyperlink"/>
                  <w:color w:val="000000"/>
                  <w:u w:val="none"/>
                </w:rPr>
                <w:t>globals</w:t>
              </w:r>
              <w:proofErr w:type="spellEnd"/>
            </w:hyperlink>
          </w:p>
        </w:tc>
      </w:tr>
      <w:tr w:rsidR="00537808" w:rsidTr="003A5065">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96" w:anchor="the-noscript-element" w:history="1">
              <w:proofErr w:type="spellStart"/>
              <w:r w:rsidR="00537808" w:rsidRPr="003A5065">
                <w:rPr>
                  <w:rStyle w:val="Hyperlink"/>
                  <w:color w:val="000000"/>
                  <w:u w:val="none"/>
                </w:rPr>
                <w:t>noscript</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Fallback content for script</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29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298" w:anchor="the-object-element" w:history="1">
              <w:r w:rsidR="00537808" w:rsidRPr="003A5065">
                <w:rPr>
                  <w:rStyle w:val="Hyperlink"/>
                  <w:color w:val="000000"/>
                  <w:u w:val="none"/>
                </w:rPr>
                <w:t>object</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 xml:space="preserve">Image, </w:t>
            </w:r>
            <w:hyperlink r:id="rId299" w:anchor="nested-browsing-context" w:history="1">
              <w:r w:rsidRPr="003A5065">
                <w:rPr>
                  <w:rStyle w:val="Hyperlink"/>
                  <w:color w:val="000000"/>
                  <w:u w:val="none"/>
                </w:rPr>
                <w:t>nested browsing context</w:t>
              </w:r>
            </w:hyperlink>
            <w:r w:rsidRPr="003A5065">
              <w:t xml:space="preserve">, or </w:t>
            </w:r>
            <w:hyperlink r:id="rId300" w:anchor="plugin" w:history="1">
              <w:r w:rsidRPr="003A5065">
                <w:rPr>
                  <w:rStyle w:val="Hyperlink"/>
                  <w:color w:val="000000"/>
                  <w:u w:val="none"/>
                </w:rPr>
                <w:t>plugin</w:t>
              </w:r>
            </w:hyperlink>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01"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02" w:anchor="attr-object-data" w:history="1">
              <w:r w:rsidR="00537808" w:rsidRPr="003A5065">
                <w:rPr>
                  <w:rStyle w:val="Hyperlink"/>
                  <w:color w:val="000000"/>
                  <w:u w:val="none"/>
                </w:rPr>
                <w:t>data</w:t>
              </w:r>
            </w:hyperlink>
            <w:r w:rsidR="00537808" w:rsidRPr="003A5065">
              <w:t xml:space="preserve">; </w:t>
            </w:r>
            <w:hyperlink r:id="rId303" w:anchor="attr-object-type" w:history="1">
              <w:r w:rsidR="00537808" w:rsidRPr="003A5065">
                <w:rPr>
                  <w:rStyle w:val="Hyperlink"/>
                  <w:color w:val="000000"/>
                  <w:u w:val="none"/>
                </w:rPr>
                <w:t>type</w:t>
              </w:r>
            </w:hyperlink>
            <w:r w:rsidR="00537808" w:rsidRPr="003A5065">
              <w:t xml:space="preserve">; </w:t>
            </w:r>
            <w:hyperlink r:id="rId304" w:anchor="attr-object-name" w:history="1">
              <w:r w:rsidR="00537808" w:rsidRPr="003A5065">
                <w:rPr>
                  <w:rStyle w:val="Hyperlink"/>
                  <w:color w:val="000000"/>
                  <w:u w:val="none"/>
                </w:rPr>
                <w:t>name</w:t>
              </w:r>
            </w:hyperlink>
            <w:r w:rsidR="00537808" w:rsidRPr="003A5065">
              <w:t xml:space="preserve">; </w:t>
            </w:r>
            <w:hyperlink r:id="rId305" w:anchor="attr-hyperlink-usemap" w:history="1">
              <w:proofErr w:type="spellStart"/>
              <w:r w:rsidR="00537808" w:rsidRPr="003A5065">
                <w:rPr>
                  <w:rStyle w:val="Hyperlink"/>
                  <w:color w:val="000000"/>
                  <w:u w:val="none"/>
                </w:rPr>
                <w:t>usemap</w:t>
              </w:r>
              <w:proofErr w:type="spellEnd"/>
            </w:hyperlink>
            <w:r w:rsidR="00537808" w:rsidRPr="003A5065">
              <w:t xml:space="preserve">; </w:t>
            </w:r>
            <w:hyperlink r:id="rId306" w:anchor="attr-fae-form" w:history="1">
              <w:r w:rsidR="00537808" w:rsidRPr="003A5065">
                <w:rPr>
                  <w:rStyle w:val="Hyperlink"/>
                  <w:color w:val="000000"/>
                  <w:u w:val="none"/>
                </w:rPr>
                <w:t>form</w:t>
              </w:r>
            </w:hyperlink>
            <w:r w:rsidR="00537808" w:rsidRPr="003A5065">
              <w:t xml:space="preserve">; </w:t>
            </w:r>
            <w:hyperlink r:id="rId307" w:anchor="attr-dim-width" w:history="1">
              <w:r w:rsidR="00537808" w:rsidRPr="003A5065">
                <w:rPr>
                  <w:rStyle w:val="Hyperlink"/>
                  <w:color w:val="000000"/>
                  <w:u w:val="none"/>
                </w:rPr>
                <w:t>width</w:t>
              </w:r>
            </w:hyperlink>
            <w:r w:rsidR="00537808" w:rsidRPr="003A5065">
              <w:t xml:space="preserve">; </w:t>
            </w:r>
            <w:hyperlink r:id="rId308" w:anchor="attr-dim-height" w:history="1">
              <w:r w:rsidR="00537808" w:rsidRPr="003A5065">
                <w:rPr>
                  <w:rStyle w:val="Hyperlink"/>
                  <w:color w:val="000000"/>
                  <w:u w:val="none"/>
                </w:rPr>
                <w:t>height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09" w:anchor="the-ol-element" w:history="1">
              <w:proofErr w:type="spellStart"/>
              <w:r w:rsidR="00537808" w:rsidRPr="003A5065">
                <w:rPr>
                  <w:rStyle w:val="Hyperlink"/>
                  <w:color w:val="000000"/>
                  <w:u w:val="none"/>
                </w:rPr>
                <w:t>ol</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Ordered list</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10"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11" w:anchor="attr-ol-reversed" w:history="1">
              <w:r w:rsidR="00537808" w:rsidRPr="003A5065">
                <w:rPr>
                  <w:rStyle w:val="Hyperlink"/>
                  <w:color w:val="000000"/>
                  <w:u w:val="none"/>
                </w:rPr>
                <w:t>reversed</w:t>
              </w:r>
            </w:hyperlink>
            <w:r w:rsidR="00537808" w:rsidRPr="003A5065">
              <w:t xml:space="preserve">; </w:t>
            </w:r>
            <w:hyperlink r:id="rId312" w:anchor="attr-ol-start" w:history="1">
              <w:r w:rsidR="00537808" w:rsidRPr="003A5065">
                <w:rPr>
                  <w:rStyle w:val="Hyperlink"/>
                  <w:color w:val="000000"/>
                  <w:u w:val="none"/>
                </w:rPr>
                <w:t>start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13" w:anchor="the-optgroup-element" w:history="1">
              <w:proofErr w:type="spellStart"/>
              <w:r w:rsidR="00537808" w:rsidRPr="003A5065">
                <w:rPr>
                  <w:rStyle w:val="Hyperlink"/>
                  <w:color w:val="000000"/>
                  <w:u w:val="none"/>
                </w:rPr>
                <w:t>optgroup</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Group of options in a list box</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14"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15" w:anchor="attr-optgroup-disabled" w:history="1">
              <w:r w:rsidR="00537808" w:rsidRPr="003A5065">
                <w:rPr>
                  <w:rStyle w:val="Hyperlink"/>
                  <w:color w:val="000000"/>
                  <w:u w:val="none"/>
                </w:rPr>
                <w:t>disabled</w:t>
              </w:r>
            </w:hyperlink>
            <w:r w:rsidR="00537808" w:rsidRPr="003A5065">
              <w:t xml:space="preserve">; </w:t>
            </w:r>
            <w:hyperlink r:id="rId316" w:anchor="attr-optgroup-label" w:history="1">
              <w:r w:rsidR="00537808" w:rsidRPr="003A5065">
                <w:rPr>
                  <w:rStyle w:val="Hyperlink"/>
                  <w:color w:val="000000"/>
                  <w:u w:val="none"/>
                </w:rPr>
                <w:t>label</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17" w:anchor="the-option-element" w:history="1">
              <w:r w:rsidR="00537808" w:rsidRPr="003A5065">
                <w:rPr>
                  <w:rStyle w:val="Hyperlink"/>
                  <w:color w:val="000000"/>
                  <w:u w:val="none"/>
                </w:rPr>
                <w:t>option</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Option in a list box or combo box control</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18"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19" w:anchor="attr-option-disabled" w:history="1">
              <w:r w:rsidR="00537808" w:rsidRPr="003A5065">
                <w:rPr>
                  <w:rStyle w:val="Hyperlink"/>
                  <w:color w:val="000000"/>
                  <w:u w:val="none"/>
                </w:rPr>
                <w:t>disabled</w:t>
              </w:r>
            </w:hyperlink>
            <w:r w:rsidR="00537808" w:rsidRPr="003A5065">
              <w:t xml:space="preserve">; </w:t>
            </w:r>
            <w:hyperlink r:id="rId320" w:anchor="attr-option-label" w:history="1">
              <w:r w:rsidR="00537808" w:rsidRPr="003A5065">
                <w:rPr>
                  <w:rStyle w:val="Hyperlink"/>
                  <w:color w:val="000000"/>
                  <w:u w:val="none"/>
                </w:rPr>
                <w:t>label</w:t>
              </w:r>
            </w:hyperlink>
            <w:r w:rsidR="00537808" w:rsidRPr="003A5065">
              <w:t xml:space="preserve">; </w:t>
            </w:r>
            <w:hyperlink r:id="rId321" w:anchor="attr-option-selected" w:history="1">
              <w:r w:rsidR="00537808" w:rsidRPr="003A5065">
                <w:rPr>
                  <w:rStyle w:val="Hyperlink"/>
                  <w:color w:val="000000"/>
                  <w:u w:val="none"/>
                </w:rPr>
                <w:t>selected</w:t>
              </w:r>
            </w:hyperlink>
            <w:r w:rsidR="00537808" w:rsidRPr="003A5065">
              <w:t xml:space="preserve">; </w:t>
            </w:r>
            <w:hyperlink r:id="rId322" w:anchor="attr-option-value" w:history="1">
              <w:r w:rsidR="00537808" w:rsidRPr="003A5065">
                <w:rPr>
                  <w:rStyle w:val="Hyperlink"/>
                  <w:color w:val="000000"/>
                  <w:u w:val="none"/>
                </w:rPr>
                <w:t>value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23" w:anchor="the-output-element" w:history="1">
              <w:r w:rsidR="00537808" w:rsidRPr="003A5065">
                <w:rPr>
                  <w:rStyle w:val="Hyperlink"/>
                  <w:color w:val="000000"/>
                  <w:u w:val="none"/>
                </w:rPr>
                <w:t>output</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Calculated output value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24"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25" w:anchor="attr-output-for" w:history="1">
              <w:r w:rsidR="00537808" w:rsidRPr="003A5065">
                <w:rPr>
                  <w:rStyle w:val="Hyperlink"/>
                  <w:color w:val="000000"/>
                  <w:u w:val="none"/>
                </w:rPr>
                <w:t>for</w:t>
              </w:r>
            </w:hyperlink>
            <w:r w:rsidR="00537808" w:rsidRPr="003A5065">
              <w:t xml:space="preserve">; </w:t>
            </w:r>
            <w:hyperlink r:id="rId326" w:anchor="attr-fae-form" w:history="1">
              <w:r w:rsidR="00537808" w:rsidRPr="003A5065">
                <w:rPr>
                  <w:rStyle w:val="Hyperlink"/>
                  <w:color w:val="000000"/>
                  <w:u w:val="none"/>
                </w:rPr>
                <w:t>form</w:t>
              </w:r>
            </w:hyperlink>
            <w:r w:rsidR="00537808" w:rsidRPr="003A5065">
              <w:t xml:space="preserve">; </w:t>
            </w:r>
            <w:hyperlink r:id="rId327" w:anchor="attr-fe-name" w:history="1">
              <w:r w:rsidR="00537808" w:rsidRPr="003A5065">
                <w:rPr>
                  <w:rStyle w:val="Hyperlink"/>
                  <w:color w:val="000000"/>
                  <w:u w:val="none"/>
                </w:rPr>
                <w:t>name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28" w:anchor="the-p-element" w:history="1">
              <w:r w:rsidR="00537808" w:rsidRPr="003A5065">
                <w:rPr>
                  <w:rStyle w:val="Hyperlink"/>
                  <w:color w:val="000000"/>
                  <w:u w:val="none"/>
                </w:rPr>
                <w:t>p</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Paragraph</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29"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30" w:anchor="the-param-element" w:history="1">
              <w:proofErr w:type="spellStart"/>
              <w:r w:rsidR="00537808" w:rsidRPr="003A5065">
                <w:rPr>
                  <w:rStyle w:val="Hyperlink"/>
                  <w:color w:val="000000"/>
                  <w:u w:val="none"/>
                </w:rPr>
                <w:t>param</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 xml:space="preserve">Parameter for </w:t>
            </w:r>
            <w:hyperlink r:id="rId331" w:anchor="the-object-element" w:history="1">
              <w:r w:rsidRPr="003A5065">
                <w:rPr>
                  <w:rStyle w:val="Hyperlink"/>
                  <w:color w:val="000000"/>
                  <w:u w:val="none"/>
                </w:rPr>
                <w:t>object</w:t>
              </w:r>
            </w:hyperlink>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32"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33" w:anchor="attr-param-name" w:history="1">
              <w:r w:rsidR="00537808" w:rsidRPr="003A5065">
                <w:rPr>
                  <w:rStyle w:val="Hyperlink"/>
                  <w:color w:val="000000"/>
                  <w:u w:val="none"/>
                </w:rPr>
                <w:t>name</w:t>
              </w:r>
            </w:hyperlink>
            <w:r w:rsidR="00537808" w:rsidRPr="003A5065">
              <w:t xml:space="preserve">; </w:t>
            </w:r>
            <w:hyperlink r:id="rId334" w:anchor="attr-param-value" w:history="1">
              <w:r w:rsidR="00537808" w:rsidRPr="003A5065">
                <w:rPr>
                  <w:rStyle w:val="Hyperlink"/>
                  <w:color w:val="000000"/>
                  <w:u w:val="none"/>
                </w:rPr>
                <w:t>value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35" w:anchor="the-pre-element" w:history="1">
              <w:r w:rsidR="00537808" w:rsidRPr="003A5065">
                <w:rPr>
                  <w:rStyle w:val="Hyperlink"/>
                  <w:color w:val="000000"/>
                  <w:u w:val="none"/>
                </w:rPr>
                <w:t>pre</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Block of preformatted text</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36"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37" w:anchor="the-progress-element" w:history="1">
              <w:r w:rsidR="00537808" w:rsidRPr="003A5065">
                <w:rPr>
                  <w:rStyle w:val="Hyperlink"/>
                  <w:color w:val="000000"/>
                  <w:u w:val="none"/>
                </w:rPr>
                <w:t>progress</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Progress bar</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38"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39" w:anchor="attr-progress-value" w:history="1">
              <w:r w:rsidR="00537808" w:rsidRPr="003A5065">
                <w:rPr>
                  <w:rStyle w:val="Hyperlink"/>
                  <w:color w:val="000000"/>
                  <w:u w:val="none"/>
                </w:rPr>
                <w:t>value</w:t>
              </w:r>
            </w:hyperlink>
            <w:r w:rsidR="00537808" w:rsidRPr="003A5065">
              <w:t xml:space="preserve">; </w:t>
            </w:r>
            <w:hyperlink r:id="rId340" w:anchor="attr-progress-max" w:history="1">
              <w:r w:rsidR="00537808" w:rsidRPr="003A5065">
                <w:rPr>
                  <w:rStyle w:val="Hyperlink"/>
                  <w:color w:val="000000"/>
                  <w:u w:val="none"/>
                </w:rPr>
                <w:t>max</w:t>
              </w:r>
            </w:hyperlink>
            <w:r w:rsidR="00537808" w:rsidRPr="003A5065">
              <w:t xml:space="preserve">; </w:t>
            </w:r>
            <w:hyperlink r:id="rId341" w:anchor="attr-fae-form" w:history="1">
              <w:r w:rsidR="00537808" w:rsidRPr="003A5065">
                <w:rPr>
                  <w:rStyle w:val="Hyperlink"/>
                  <w:color w:val="000000"/>
                  <w:u w:val="none"/>
                </w:rPr>
                <w:t>form</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42" w:anchor="the-q-element" w:history="1">
              <w:r w:rsidR="00537808" w:rsidRPr="003A5065">
                <w:rPr>
                  <w:rStyle w:val="Hyperlink"/>
                  <w:color w:val="000000"/>
                  <w:u w:val="none"/>
                </w:rPr>
                <w:t>q</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Quotation</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43"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44" w:anchor="attr-q-cite" w:history="1">
              <w:r w:rsidR="00537808" w:rsidRPr="003A5065">
                <w:rPr>
                  <w:rStyle w:val="Hyperlink"/>
                  <w:color w:val="000000"/>
                  <w:u w:val="none"/>
                </w:rPr>
                <w:t>cite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45" w:anchor="the-script-element" w:history="1">
              <w:r w:rsidR="00537808" w:rsidRPr="003A5065">
                <w:rPr>
                  <w:rStyle w:val="Hyperlink"/>
                  <w:color w:val="000000"/>
                  <w:u w:val="none"/>
                </w:rPr>
                <w:t>script</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Embedded script</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46"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47" w:anchor="attr-script-src" w:history="1">
              <w:proofErr w:type="spellStart"/>
              <w:r w:rsidR="00537808" w:rsidRPr="003A5065">
                <w:rPr>
                  <w:rStyle w:val="Hyperlink"/>
                  <w:color w:val="000000"/>
                  <w:u w:val="none"/>
                </w:rPr>
                <w:t>src</w:t>
              </w:r>
              <w:proofErr w:type="spellEnd"/>
            </w:hyperlink>
            <w:r w:rsidR="00537808" w:rsidRPr="003A5065">
              <w:t xml:space="preserve">; </w:t>
            </w:r>
            <w:hyperlink r:id="rId348" w:anchor="attr-script-async" w:history="1">
              <w:proofErr w:type="spellStart"/>
              <w:r w:rsidR="00537808" w:rsidRPr="003A5065">
                <w:rPr>
                  <w:rStyle w:val="Hyperlink"/>
                  <w:color w:val="000000"/>
                  <w:u w:val="none"/>
                </w:rPr>
                <w:t>async</w:t>
              </w:r>
              <w:proofErr w:type="spellEnd"/>
            </w:hyperlink>
            <w:r w:rsidR="00537808" w:rsidRPr="003A5065">
              <w:t xml:space="preserve">; </w:t>
            </w:r>
            <w:hyperlink r:id="rId349" w:anchor="attr-script-defer" w:history="1">
              <w:r w:rsidR="00537808" w:rsidRPr="003A5065">
                <w:rPr>
                  <w:rStyle w:val="Hyperlink"/>
                  <w:color w:val="000000"/>
                  <w:u w:val="none"/>
                </w:rPr>
                <w:t>defer</w:t>
              </w:r>
            </w:hyperlink>
            <w:r w:rsidR="00537808" w:rsidRPr="003A5065">
              <w:t xml:space="preserve">; </w:t>
            </w:r>
            <w:hyperlink r:id="rId350" w:anchor="attr-script-type" w:history="1">
              <w:r w:rsidR="00537808" w:rsidRPr="003A5065">
                <w:rPr>
                  <w:rStyle w:val="Hyperlink"/>
                  <w:color w:val="000000"/>
                  <w:u w:val="none"/>
                </w:rPr>
                <w:t>type</w:t>
              </w:r>
            </w:hyperlink>
            <w:r w:rsidR="00537808" w:rsidRPr="003A5065">
              <w:t xml:space="preserve">; </w:t>
            </w:r>
            <w:hyperlink r:id="rId351" w:anchor="attr-script-charset" w:history="1">
              <w:r w:rsidR="00537808" w:rsidRPr="003A5065">
                <w:rPr>
                  <w:rStyle w:val="Hyperlink"/>
                  <w:color w:val="000000"/>
                  <w:u w:val="none"/>
                </w:rPr>
                <w:t>charset</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52" w:anchor="the-section-element" w:history="1">
              <w:r w:rsidR="00537808" w:rsidRPr="003A5065">
                <w:rPr>
                  <w:rStyle w:val="Hyperlink"/>
                  <w:color w:val="000000"/>
                  <w:u w:val="none"/>
                </w:rPr>
                <w:t>section</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Generic document or application section</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53"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54" w:anchor="the-select-element" w:history="1">
              <w:r w:rsidR="00537808" w:rsidRPr="003A5065">
                <w:rPr>
                  <w:rStyle w:val="Hyperlink"/>
                  <w:color w:val="000000"/>
                  <w:u w:val="none"/>
                </w:rPr>
                <w:t>select</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List box control</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55"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56" w:anchor="attr-fe-autofocus" w:history="1">
              <w:r w:rsidR="00537808" w:rsidRPr="003A5065">
                <w:rPr>
                  <w:rStyle w:val="Hyperlink"/>
                  <w:color w:val="000000"/>
                  <w:u w:val="none"/>
                </w:rPr>
                <w:t>autofocus</w:t>
              </w:r>
            </w:hyperlink>
            <w:r w:rsidR="00537808" w:rsidRPr="003A5065">
              <w:t xml:space="preserve">; </w:t>
            </w:r>
            <w:hyperlink r:id="rId357" w:anchor="attr-fe-disabled" w:history="1">
              <w:r w:rsidR="00537808" w:rsidRPr="003A5065">
                <w:rPr>
                  <w:rStyle w:val="Hyperlink"/>
                  <w:color w:val="000000"/>
                  <w:u w:val="none"/>
                </w:rPr>
                <w:t>disabled</w:t>
              </w:r>
            </w:hyperlink>
            <w:r w:rsidR="00537808" w:rsidRPr="003A5065">
              <w:t xml:space="preserve">; </w:t>
            </w:r>
            <w:hyperlink r:id="rId358" w:anchor="attr-fae-form" w:history="1">
              <w:r w:rsidR="00537808" w:rsidRPr="003A5065">
                <w:rPr>
                  <w:rStyle w:val="Hyperlink"/>
                  <w:color w:val="000000"/>
                  <w:u w:val="none"/>
                </w:rPr>
                <w:t>form</w:t>
              </w:r>
            </w:hyperlink>
            <w:r w:rsidR="00537808" w:rsidRPr="003A5065">
              <w:t xml:space="preserve">; </w:t>
            </w:r>
            <w:hyperlink r:id="rId359" w:anchor="attr-select-multiple" w:history="1">
              <w:r w:rsidR="00537808" w:rsidRPr="003A5065">
                <w:rPr>
                  <w:rStyle w:val="Hyperlink"/>
                  <w:color w:val="000000"/>
                  <w:u w:val="none"/>
                </w:rPr>
                <w:t>multiple</w:t>
              </w:r>
            </w:hyperlink>
            <w:r w:rsidR="00537808" w:rsidRPr="003A5065">
              <w:t xml:space="preserve">; </w:t>
            </w:r>
            <w:hyperlink r:id="rId360" w:anchor="attr-fe-name" w:history="1">
              <w:r w:rsidR="00537808" w:rsidRPr="003A5065">
                <w:rPr>
                  <w:rStyle w:val="Hyperlink"/>
                  <w:color w:val="000000"/>
                  <w:u w:val="none"/>
                </w:rPr>
                <w:t>name</w:t>
              </w:r>
            </w:hyperlink>
            <w:r w:rsidR="00537808" w:rsidRPr="003A5065">
              <w:t xml:space="preserve">; </w:t>
            </w:r>
            <w:hyperlink r:id="rId361" w:anchor="attr-select-required" w:history="1">
              <w:r w:rsidR="00537808" w:rsidRPr="003A5065">
                <w:rPr>
                  <w:rStyle w:val="Hyperlink"/>
                  <w:color w:val="000000"/>
                  <w:u w:val="none"/>
                </w:rPr>
                <w:t>required</w:t>
              </w:r>
            </w:hyperlink>
            <w:r w:rsidR="00537808" w:rsidRPr="003A5065">
              <w:t xml:space="preserve">; </w:t>
            </w:r>
            <w:hyperlink r:id="rId362" w:anchor="attr-select-size" w:history="1">
              <w:r w:rsidR="00537808" w:rsidRPr="003A5065">
                <w:rPr>
                  <w:rStyle w:val="Hyperlink"/>
                  <w:color w:val="000000"/>
                  <w:u w:val="none"/>
                </w:rPr>
                <w:t>size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63" w:anchor="the-small-element" w:history="1">
              <w:r w:rsidR="00537808" w:rsidRPr="003A5065">
                <w:rPr>
                  <w:rStyle w:val="Hyperlink"/>
                  <w:color w:val="000000"/>
                  <w:u w:val="none"/>
                </w:rPr>
                <w:t>small</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Side comment</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64"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65" w:anchor="the-source-element" w:history="1">
              <w:r w:rsidR="00537808" w:rsidRPr="003A5065">
                <w:rPr>
                  <w:rStyle w:val="Hyperlink"/>
                  <w:color w:val="000000"/>
                  <w:u w:val="none"/>
                </w:rPr>
                <w:t>source</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 xml:space="preserve">Media source for </w:t>
            </w:r>
            <w:hyperlink r:id="rId366" w:anchor="the-video-element" w:history="1">
              <w:r w:rsidRPr="003A5065">
                <w:rPr>
                  <w:rStyle w:val="Hyperlink"/>
                  <w:color w:val="000000"/>
                  <w:u w:val="none"/>
                </w:rPr>
                <w:t>video</w:t>
              </w:r>
            </w:hyperlink>
            <w:r w:rsidRPr="003A5065">
              <w:t xml:space="preserve"> or </w:t>
            </w:r>
            <w:hyperlink r:id="rId367" w:anchor="the-audio-element" w:history="1">
              <w:r w:rsidRPr="003A5065">
                <w:rPr>
                  <w:rStyle w:val="Hyperlink"/>
                  <w:color w:val="000000"/>
                  <w:u w:val="none"/>
                </w:rPr>
                <w:t>audio</w:t>
              </w:r>
            </w:hyperlink>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68"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69" w:anchor="attr-source-src" w:history="1">
              <w:proofErr w:type="spellStart"/>
              <w:r w:rsidR="00537808" w:rsidRPr="003A5065">
                <w:rPr>
                  <w:rStyle w:val="Hyperlink"/>
                  <w:color w:val="000000"/>
                  <w:u w:val="none"/>
                </w:rPr>
                <w:t>src</w:t>
              </w:r>
              <w:proofErr w:type="spellEnd"/>
            </w:hyperlink>
            <w:r w:rsidR="00537808" w:rsidRPr="003A5065">
              <w:t xml:space="preserve">; </w:t>
            </w:r>
            <w:hyperlink r:id="rId370" w:anchor="attr-source-type" w:history="1">
              <w:r w:rsidR="00537808" w:rsidRPr="003A5065">
                <w:rPr>
                  <w:rStyle w:val="Hyperlink"/>
                  <w:color w:val="000000"/>
                  <w:u w:val="none"/>
                </w:rPr>
                <w:t>type</w:t>
              </w:r>
            </w:hyperlink>
            <w:r w:rsidR="00537808" w:rsidRPr="003A5065">
              <w:t xml:space="preserve">; </w:t>
            </w:r>
            <w:hyperlink r:id="rId371" w:anchor="attr-source-media" w:history="1">
              <w:r w:rsidR="00537808" w:rsidRPr="003A5065">
                <w:rPr>
                  <w:rStyle w:val="Hyperlink"/>
                  <w:color w:val="000000"/>
                  <w:u w:val="none"/>
                </w:rPr>
                <w:t>media</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72" w:anchor="the-span-element" w:history="1">
              <w:r w:rsidR="00537808" w:rsidRPr="003A5065">
                <w:rPr>
                  <w:rStyle w:val="Hyperlink"/>
                  <w:color w:val="000000"/>
                  <w:u w:val="none"/>
                </w:rPr>
                <w:t>span</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Generic phrasing container</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73"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74" w:anchor="the-strong-element" w:history="1">
              <w:r w:rsidR="00537808" w:rsidRPr="003A5065">
                <w:rPr>
                  <w:rStyle w:val="Hyperlink"/>
                  <w:color w:val="000000"/>
                  <w:u w:val="none"/>
                </w:rPr>
                <w:t>strong</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Importance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75"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76" w:anchor="the-style-element" w:history="1">
              <w:r w:rsidR="00537808" w:rsidRPr="003A5065">
                <w:rPr>
                  <w:rStyle w:val="Hyperlink"/>
                  <w:color w:val="000000"/>
                  <w:u w:val="none"/>
                </w:rPr>
                <w:t>style</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Embedded styling information</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77"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78" w:anchor="attr-style-media" w:history="1">
              <w:r w:rsidR="00537808" w:rsidRPr="003A5065">
                <w:rPr>
                  <w:rStyle w:val="Hyperlink"/>
                  <w:color w:val="000000"/>
                  <w:u w:val="none"/>
                </w:rPr>
                <w:t>media</w:t>
              </w:r>
            </w:hyperlink>
            <w:r w:rsidR="00537808" w:rsidRPr="003A5065">
              <w:t xml:space="preserve">; </w:t>
            </w:r>
            <w:hyperlink r:id="rId379" w:anchor="attr-style-type" w:history="1">
              <w:r w:rsidR="00537808" w:rsidRPr="003A5065">
                <w:rPr>
                  <w:rStyle w:val="Hyperlink"/>
                  <w:color w:val="000000"/>
                  <w:u w:val="none"/>
                </w:rPr>
                <w:t>type</w:t>
              </w:r>
            </w:hyperlink>
            <w:r w:rsidR="00537808" w:rsidRPr="003A5065">
              <w:t xml:space="preserve">; </w:t>
            </w:r>
            <w:hyperlink r:id="rId380" w:anchor="attr-style-scoped" w:history="1">
              <w:r w:rsidR="00537808" w:rsidRPr="003A5065">
                <w:rPr>
                  <w:rStyle w:val="Hyperlink"/>
                  <w:color w:val="000000"/>
                  <w:u w:val="none"/>
                </w:rPr>
                <w:t>scoped</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81" w:anchor="the-sub-and-sup-elements" w:history="1">
              <w:r w:rsidR="00537808" w:rsidRPr="003A5065">
                <w:rPr>
                  <w:rStyle w:val="Hyperlink"/>
                  <w:color w:val="000000"/>
                  <w:u w:val="none"/>
                </w:rPr>
                <w:t>sub</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Subscript</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82"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83" w:anchor="the-summary-element" w:history="1">
              <w:r w:rsidR="00537808" w:rsidRPr="003A5065">
                <w:rPr>
                  <w:rStyle w:val="Hyperlink"/>
                  <w:color w:val="000000"/>
                  <w:u w:val="none"/>
                </w:rPr>
                <w:t>summary</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 xml:space="preserve">Caption for </w:t>
            </w:r>
            <w:hyperlink r:id="rId384" w:anchor="the-details-element" w:history="1">
              <w:r w:rsidRPr="003A5065">
                <w:rPr>
                  <w:rStyle w:val="Hyperlink"/>
                  <w:color w:val="000000"/>
                  <w:u w:val="none"/>
                </w:rPr>
                <w:t>details</w:t>
              </w:r>
            </w:hyperlink>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85"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86" w:anchor="the-sub-and-sup-elements" w:history="1">
              <w:r w:rsidR="00537808" w:rsidRPr="003A5065">
                <w:rPr>
                  <w:rStyle w:val="Hyperlink"/>
                  <w:color w:val="000000"/>
                  <w:u w:val="none"/>
                </w:rPr>
                <w:t>sup</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Superscript</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8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88" w:anchor="the-table-element" w:history="1">
              <w:r w:rsidR="00537808" w:rsidRPr="003A5065">
                <w:rPr>
                  <w:rStyle w:val="Hyperlink"/>
                  <w:color w:val="000000"/>
                  <w:u w:val="none"/>
                </w:rPr>
                <w:t>table</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Table</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89"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90" w:anchor="attr-table-border" w:history="1">
              <w:r w:rsidR="00537808" w:rsidRPr="003A5065">
                <w:rPr>
                  <w:rStyle w:val="Hyperlink"/>
                  <w:color w:val="000000"/>
                  <w:u w:val="none"/>
                </w:rPr>
                <w:t>border</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91" w:anchor="the-tbody-element" w:history="1">
              <w:proofErr w:type="spellStart"/>
              <w:r w:rsidR="00537808" w:rsidRPr="003A5065">
                <w:rPr>
                  <w:rStyle w:val="Hyperlink"/>
                  <w:color w:val="000000"/>
                  <w:u w:val="none"/>
                </w:rPr>
                <w:t>tbody</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Group of rows in a table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92"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393" w:anchor="the-td-element" w:history="1">
              <w:r w:rsidR="00537808" w:rsidRPr="003A5065">
                <w:rPr>
                  <w:rStyle w:val="Hyperlink"/>
                  <w:color w:val="000000"/>
                  <w:u w:val="none"/>
                </w:rPr>
                <w:t>td</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Table cell</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394"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395" w:anchor="attr-tdth-colspan" w:history="1">
              <w:proofErr w:type="spellStart"/>
              <w:r w:rsidR="00537808" w:rsidRPr="003A5065">
                <w:rPr>
                  <w:rStyle w:val="Hyperlink"/>
                  <w:color w:val="000000"/>
                  <w:u w:val="none"/>
                </w:rPr>
                <w:t>colspan</w:t>
              </w:r>
              <w:proofErr w:type="spellEnd"/>
            </w:hyperlink>
            <w:r w:rsidR="00537808" w:rsidRPr="003A5065">
              <w:t xml:space="preserve">; </w:t>
            </w:r>
            <w:hyperlink r:id="rId396" w:anchor="attr-tdth-rowspan" w:history="1">
              <w:proofErr w:type="spellStart"/>
              <w:r w:rsidR="00537808" w:rsidRPr="003A5065">
                <w:rPr>
                  <w:rStyle w:val="Hyperlink"/>
                  <w:color w:val="000000"/>
                  <w:u w:val="none"/>
                </w:rPr>
                <w:t>rowspan</w:t>
              </w:r>
              <w:proofErr w:type="spellEnd"/>
            </w:hyperlink>
            <w:r w:rsidR="00537808" w:rsidRPr="003A5065">
              <w:t xml:space="preserve">; </w:t>
            </w:r>
            <w:hyperlink r:id="rId397" w:anchor="attr-tdth-headers" w:history="1">
              <w:r w:rsidR="00537808" w:rsidRPr="003A5065">
                <w:rPr>
                  <w:rStyle w:val="Hyperlink"/>
                  <w:color w:val="000000"/>
                  <w:u w:val="none"/>
                </w:rPr>
                <w:t>headers</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398" w:anchor="the-textarea-element" w:history="1">
              <w:proofErr w:type="spellStart"/>
              <w:r w:rsidR="00537808" w:rsidRPr="003A5065">
                <w:rPr>
                  <w:rStyle w:val="Hyperlink"/>
                  <w:color w:val="000000"/>
                  <w:u w:val="none"/>
                </w:rPr>
                <w:t>textarea</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Multiline text field</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399"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400" w:anchor="attr-fe-autofocus" w:history="1">
              <w:r w:rsidR="00537808" w:rsidRPr="003A5065">
                <w:rPr>
                  <w:rStyle w:val="Hyperlink"/>
                  <w:color w:val="000000"/>
                  <w:u w:val="none"/>
                </w:rPr>
                <w:t>autofocus</w:t>
              </w:r>
            </w:hyperlink>
            <w:r w:rsidR="00537808" w:rsidRPr="003A5065">
              <w:t xml:space="preserve">; </w:t>
            </w:r>
            <w:hyperlink r:id="rId401" w:anchor="attr-textarea-cols" w:history="1">
              <w:r w:rsidR="00537808" w:rsidRPr="003A5065">
                <w:rPr>
                  <w:rStyle w:val="Hyperlink"/>
                  <w:color w:val="000000"/>
                  <w:u w:val="none"/>
                </w:rPr>
                <w:t>cols</w:t>
              </w:r>
            </w:hyperlink>
            <w:r w:rsidR="00537808" w:rsidRPr="003A5065">
              <w:t xml:space="preserve">; </w:t>
            </w:r>
            <w:hyperlink r:id="rId402" w:anchor="attr-fe-disabled" w:history="1">
              <w:r w:rsidR="00537808" w:rsidRPr="003A5065">
                <w:rPr>
                  <w:rStyle w:val="Hyperlink"/>
                  <w:color w:val="000000"/>
                  <w:u w:val="none"/>
                </w:rPr>
                <w:t>disabled</w:t>
              </w:r>
            </w:hyperlink>
            <w:r w:rsidR="00537808" w:rsidRPr="003A5065">
              <w:t xml:space="preserve">; </w:t>
            </w:r>
            <w:hyperlink r:id="rId403" w:anchor="attr-fae-form" w:history="1">
              <w:r w:rsidR="00537808" w:rsidRPr="003A5065">
                <w:rPr>
                  <w:rStyle w:val="Hyperlink"/>
                  <w:color w:val="000000"/>
                  <w:u w:val="none"/>
                </w:rPr>
                <w:t>form</w:t>
              </w:r>
            </w:hyperlink>
            <w:r w:rsidR="00537808" w:rsidRPr="003A5065">
              <w:t xml:space="preserve">; </w:t>
            </w:r>
            <w:hyperlink r:id="rId404" w:anchor="attr-textarea-maxlength" w:history="1">
              <w:proofErr w:type="spellStart"/>
              <w:r w:rsidR="00537808" w:rsidRPr="003A5065">
                <w:rPr>
                  <w:rStyle w:val="Hyperlink"/>
                  <w:color w:val="000000"/>
                  <w:u w:val="none"/>
                </w:rPr>
                <w:t>maxlength</w:t>
              </w:r>
              <w:proofErr w:type="spellEnd"/>
            </w:hyperlink>
            <w:r w:rsidR="00537808" w:rsidRPr="003A5065">
              <w:t xml:space="preserve">; </w:t>
            </w:r>
            <w:hyperlink r:id="rId405" w:anchor="attr-fe-name" w:history="1">
              <w:r w:rsidR="00537808" w:rsidRPr="003A5065">
                <w:rPr>
                  <w:rStyle w:val="Hyperlink"/>
                  <w:color w:val="000000"/>
                  <w:u w:val="none"/>
                </w:rPr>
                <w:t>name</w:t>
              </w:r>
            </w:hyperlink>
            <w:r w:rsidR="00537808" w:rsidRPr="003A5065">
              <w:t xml:space="preserve">; </w:t>
            </w:r>
            <w:hyperlink r:id="rId406" w:anchor="attr-textarea-placeholder" w:history="1">
              <w:r w:rsidR="00537808" w:rsidRPr="003A5065">
                <w:rPr>
                  <w:rStyle w:val="Hyperlink"/>
                  <w:color w:val="000000"/>
                  <w:u w:val="none"/>
                </w:rPr>
                <w:t>placeholder</w:t>
              </w:r>
            </w:hyperlink>
            <w:r w:rsidR="00537808" w:rsidRPr="003A5065">
              <w:t xml:space="preserve">; </w:t>
            </w:r>
            <w:hyperlink r:id="rId407" w:anchor="attr-textarea-readonly" w:history="1">
              <w:proofErr w:type="spellStart"/>
              <w:r w:rsidR="00537808" w:rsidRPr="003A5065">
                <w:rPr>
                  <w:rStyle w:val="Hyperlink"/>
                  <w:color w:val="000000"/>
                  <w:u w:val="none"/>
                </w:rPr>
                <w:t>readonly</w:t>
              </w:r>
              <w:proofErr w:type="spellEnd"/>
            </w:hyperlink>
            <w:r w:rsidR="00537808" w:rsidRPr="003A5065">
              <w:t xml:space="preserve">; </w:t>
            </w:r>
            <w:hyperlink r:id="rId408" w:anchor="attr-textarea-required" w:history="1">
              <w:r w:rsidR="00537808" w:rsidRPr="003A5065">
                <w:rPr>
                  <w:rStyle w:val="Hyperlink"/>
                  <w:color w:val="000000"/>
                  <w:u w:val="none"/>
                </w:rPr>
                <w:t>required</w:t>
              </w:r>
            </w:hyperlink>
            <w:r w:rsidR="00537808" w:rsidRPr="003A5065">
              <w:t xml:space="preserve">; </w:t>
            </w:r>
            <w:hyperlink r:id="rId409" w:anchor="attr-textarea-rows" w:history="1">
              <w:r w:rsidR="00537808" w:rsidRPr="003A5065">
                <w:rPr>
                  <w:rStyle w:val="Hyperlink"/>
                  <w:color w:val="000000"/>
                  <w:u w:val="none"/>
                </w:rPr>
                <w:t>rows</w:t>
              </w:r>
            </w:hyperlink>
            <w:r w:rsidR="00537808" w:rsidRPr="003A5065">
              <w:t xml:space="preserve">; </w:t>
            </w:r>
            <w:hyperlink r:id="rId410" w:anchor="attr-textarea-wrap" w:history="1">
              <w:r w:rsidR="00537808" w:rsidRPr="003A5065">
                <w:rPr>
                  <w:rStyle w:val="Hyperlink"/>
                  <w:color w:val="000000"/>
                  <w:u w:val="none"/>
                </w:rPr>
                <w:t>wrap</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411" w:anchor="the-tfoot-element" w:history="1">
              <w:proofErr w:type="spellStart"/>
              <w:r w:rsidR="00537808" w:rsidRPr="003A5065">
                <w:rPr>
                  <w:rStyle w:val="Hyperlink"/>
                  <w:color w:val="000000"/>
                  <w:u w:val="none"/>
                </w:rPr>
                <w:t>tfoot</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Group of footer rows in a table</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412"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413" w:anchor="the-th-element" w:history="1">
              <w:proofErr w:type="spellStart"/>
              <w:r w:rsidR="00537808" w:rsidRPr="003A5065">
                <w:rPr>
                  <w:rStyle w:val="Hyperlink"/>
                  <w:color w:val="000000"/>
                  <w:u w:val="none"/>
                </w:rPr>
                <w:t>th</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Table header cell</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414"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415" w:anchor="attr-tdth-colspan" w:history="1">
              <w:proofErr w:type="spellStart"/>
              <w:r w:rsidR="00537808" w:rsidRPr="003A5065">
                <w:rPr>
                  <w:rStyle w:val="Hyperlink"/>
                  <w:color w:val="000000"/>
                  <w:u w:val="none"/>
                </w:rPr>
                <w:t>colspan</w:t>
              </w:r>
              <w:proofErr w:type="spellEnd"/>
            </w:hyperlink>
            <w:r w:rsidR="00537808" w:rsidRPr="003A5065">
              <w:t xml:space="preserve">; </w:t>
            </w:r>
            <w:hyperlink r:id="rId416" w:anchor="attr-tdth-rowspan" w:history="1">
              <w:proofErr w:type="spellStart"/>
              <w:r w:rsidR="00537808" w:rsidRPr="003A5065">
                <w:rPr>
                  <w:rStyle w:val="Hyperlink"/>
                  <w:color w:val="000000"/>
                  <w:u w:val="none"/>
                </w:rPr>
                <w:t>rowspan</w:t>
              </w:r>
              <w:proofErr w:type="spellEnd"/>
            </w:hyperlink>
            <w:r w:rsidR="00537808" w:rsidRPr="003A5065">
              <w:t xml:space="preserve">; </w:t>
            </w:r>
            <w:hyperlink r:id="rId417" w:anchor="attr-tdth-headers" w:history="1">
              <w:r w:rsidR="00537808" w:rsidRPr="003A5065">
                <w:rPr>
                  <w:rStyle w:val="Hyperlink"/>
                  <w:color w:val="000000"/>
                  <w:u w:val="none"/>
                </w:rPr>
                <w:t>headers</w:t>
              </w:r>
            </w:hyperlink>
            <w:r w:rsidR="00537808" w:rsidRPr="003A5065">
              <w:t xml:space="preserve">; </w:t>
            </w:r>
            <w:hyperlink r:id="rId418" w:anchor="attr-th-scope" w:history="1">
              <w:r w:rsidR="00537808" w:rsidRPr="003A5065">
                <w:rPr>
                  <w:rStyle w:val="Hyperlink"/>
                  <w:color w:val="000000"/>
                  <w:u w:val="none"/>
                </w:rPr>
                <w:t>scope</w:t>
              </w:r>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419" w:anchor="the-thead-element" w:history="1">
              <w:proofErr w:type="spellStart"/>
              <w:r w:rsidR="00537808" w:rsidRPr="003A5065">
                <w:rPr>
                  <w:rStyle w:val="Hyperlink"/>
                  <w:color w:val="000000"/>
                  <w:u w:val="none"/>
                </w:rPr>
                <w:t>thead</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Group of heading rows in a table</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420"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421" w:anchor="the-time-element" w:history="1">
              <w:r w:rsidR="00537808" w:rsidRPr="003A5065">
                <w:rPr>
                  <w:rStyle w:val="Hyperlink"/>
                  <w:color w:val="000000"/>
                  <w:u w:val="none"/>
                </w:rPr>
                <w:t>time</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Date and/or time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422"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423" w:anchor="attr-time-datetime" w:history="1">
              <w:proofErr w:type="spellStart"/>
              <w:r w:rsidR="00537808" w:rsidRPr="003A5065">
                <w:rPr>
                  <w:rStyle w:val="Hyperlink"/>
                  <w:color w:val="000000"/>
                  <w:u w:val="none"/>
                </w:rPr>
                <w:t>datetime</w:t>
              </w:r>
              <w:proofErr w:type="spellEnd"/>
            </w:hyperlink>
            <w:r w:rsidR="00537808" w:rsidRPr="003A5065">
              <w:t xml:space="preserve">; </w:t>
            </w:r>
            <w:hyperlink r:id="rId424" w:anchor="attr-time-pubdate" w:history="1">
              <w:proofErr w:type="spellStart"/>
              <w:r w:rsidR="00537808" w:rsidRPr="003A5065">
                <w:rPr>
                  <w:rStyle w:val="Hyperlink"/>
                  <w:color w:val="000000"/>
                  <w:u w:val="none"/>
                </w:rPr>
                <w:t>pubdate</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425" w:anchor="the-title-element" w:history="1">
              <w:r w:rsidR="00537808" w:rsidRPr="003A5065">
                <w:rPr>
                  <w:rStyle w:val="Hyperlink"/>
                  <w:color w:val="000000"/>
                  <w:u w:val="none"/>
                </w:rPr>
                <w:t>title</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Document title</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426"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427" w:anchor="the-tr-element" w:history="1">
              <w:proofErr w:type="spellStart"/>
              <w:r w:rsidR="00537808" w:rsidRPr="003A5065">
                <w:rPr>
                  <w:rStyle w:val="Hyperlink"/>
                  <w:color w:val="000000"/>
                  <w:u w:val="none"/>
                </w:rPr>
                <w:t>tr</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Table row</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428"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429" w:anchor="the-track-element" w:history="1">
              <w:r w:rsidR="00537808" w:rsidRPr="003A5065">
                <w:rPr>
                  <w:rStyle w:val="Hyperlink"/>
                  <w:color w:val="000000"/>
                  <w:u w:val="none"/>
                </w:rPr>
                <w:t>track</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Timed text track</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430"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431" w:anchor="attr-track-default" w:history="1">
              <w:r w:rsidR="00537808" w:rsidRPr="003A5065">
                <w:rPr>
                  <w:rStyle w:val="Hyperlink"/>
                  <w:color w:val="000000"/>
                  <w:u w:val="none"/>
                </w:rPr>
                <w:t>default</w:t>
              </w:r>
            </w:hyperlink>
            <w:r w:rsidR="00537808" w:rsidRPr="003A5065">
              <w:t xml:space="preserve">; </w:t>
            </w:r>
            <w:hyperlink r:id="rId432" w:anchor="attr-track-kind" w:history="1">
              <w:r w:rsidR="00537808" w:rsidRPr="003A5065">
                <w:rPr>
                  <w:rStyle w:val="Hyperlink"/>
                  <w:color w:val="000000"/>
                  <w:u w:val="none"/>
                </w:rPr>
                <w:t>kind</w:t>
              </w:r>
            </w:hyperlink>
            <w:r w:rsidR="00537808" w:rsidRPr="003A5065">
              <w:t xml:space="preserve">; </w:t>
            </w:r>
            <w:hyperlink r:id="rId433" w:anchor="attr-track-label" w:history="1">
              <w:r w:rsidR="00537808" w:rsidRPr="003A5065">
                <w:rPr>
                  <w:rStyle w:val="Hyperlink"/>
                  <w:color w:val="000000"/>
                  <w:u w:val="none"/>
                </w:rPr>
                <w:t>label</w:t>
              </w:r>
            </w:hyperlink>
            <w:r w:rsidR="00537808" w:rsidRPr="003A5065">
              <w:t xml:space="preserve">; </w:t>
            </w:r>
            <w:hyperlink r:id="rId434" w:anchor="attr-track-src" w:history="1">
              <w:proofErr w:type="spellStart"/>
              <w:r w:rsidR="00537808" w:rsidRPr="003A5065">
                <w:rPr>
                  <w:rStyle w:val="Hyperlink"/>
                  <w:color w:val="000000"/>
                  <w:u w:val="none"/>
                </w:rPr>
                <w:t>src</w:t>
              </w:r>
              <w:proofErr w:type="spellEnd"/>
            </w:hyperlink>
            <w:r w:rsidR="00537808" w:rsidRPr="003A5065">
              <w:t xml:space="preserve">; </w:t>
            </w:r>
            <w:hyperlink r:id="rId435" w:anchor="attr-track-srclang" w:history="1">
              <w:proofErr w:type="spellStart"/>
              <w:r w:rsidR="00537808" w:rsidRPr="003A5065">
                <w:rPr>
                  <w:rStyle w:val="Hyperlink"/>
                  <w:color w:val="000000"/>
                  <w:u w:val="none"/>
                </w:rPr>
                <w:t>srclang</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436" w:anchor="the-u-element" w:history="1">
              <w:r w:rsidR="00537808" w:rsidRPr="003A5065">
                <w:rPr>
                  <w:rStyle w:val="Hyperlink"/>
                  <w:color w:val="000000"/>
                  <w:u w:val="none"/>
                </w:rPr>
                <w:t>u</w:t>
              </w:r>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Keywords</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437"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438" w:anchor="the-ul-element" w:history="1">
              <w:proofErr w:type="spellStart"/>
              <w:r w:rsidR="00537808" w:rsidRPr="003A5065">
                <w:rPr>
                  <w:rStyle w:val="Hyperlink"/>
                  <w:color w:val="000000"/>
                  <w:u w:val="none"/>
                </w:rPr>
                <w:t>ul</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List</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439"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auto"/>
            <w:vAlign w:val="center"/>
          </w:tcPr>
          <w:p w:rsidR="00537808" w:rsidRPr="003A5065" w:rsidRDefault="000B5CF7" w:rsidP="003A5065">
            <w:pPr>
              <w:pStyle w:val="sidebarparagraph"/>
            </w:pPr>
            <w:hyperlink r:id="rId440" w:anchor="the-var-element" w:history="1">
              <w:proofErr w:type="spellStart"/>
              <w:r w:rsidR="00537808" w:rsidRPr="003A5065">
                <w:rPr>
                  <w:rStyle w:val="Hyperlink"/>
                  <w:color w:val="000000"/>
                  <w:u w:val="none"/>
                </w:rPr>
                <w:t>var</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rsidR="00537808" w:rsidRPr="003A5065" w:rsidRDefault="00537808" w:rsidP="003A5065">
            <w:pPr>
              <w:pStyle w:val="sidebarparagraph"/>
            </w:pPr>
            <w:r w:rsidRPr="003A5065">
              <w:t>Variable</w:t>
            </w:r>
          </w:p>
        </w:tc>
        <w:tc>
          <w:tcPr>
            <w:tcW w:w="4605" w:type="dxa"/>
            <w:tcBorders>
              <w:top w:val="single" w:sz="6" w:space="0" w:color="auto"/>
              <w:left w:val="single" w:sz="6" w:space="0" w:color="auto"/>
              <w:bottom w:val="single" w:sz="6" w:space="0" w:color="auto"/>
              <w:right w:val="single" w:sz="2" w:space="0" w:color="auto"/>
            </w:tcBorders>
            <w:shd w:val="clear" w:color="auto" w:fill="auto"/>
            <w:vAlign w:val="center"/>
          </w:tcPr>
          <w:p w:rsidR="00537808" w:rsidRPr="003A5065" w:rsidRDefault="000B5CF7" w:rsidP="003A5065">
            <w:pPr>
              <w:pStyle w:val="sidebarparagraph"/>
            </w:pPr>
            <w:hyperlink r:id="rId441" w:anchor="global-attributes" w:history="1">
              <w:proofErr w:type="spellStart"/>
              <w:r w:rsidR="00537808" w:rsidRPr="003A5065">
                <w:rPr>
                  <w:rStyle w:val="Hyperlink"/>
                  <w:color w:val="000000"/>
                  <w:u w:val="none"/>
                </w:rPr>
                <w:t>globals</w:t>
              </w:r>
              <w:proofErr w:type="spellEnd"/>
            </w:hyperlink>
          </w:p>
        </w:tc>
      </w:tr>
      <w:tr w:rsidR="00537808" w:rsidTr="00341E01">
        <w:tc>
          <w:tcPr>
            <w:tcW w:w="0" w:type="auto"/>
            <w:tcBorders>
              <w:top w:val="single" w:sz="6" w:space="0" w:color="auto"/>
              <w:left w:val="single" w:sz="2" w:space="0" w:color="auto"/>
              <w:bottom w:val="single" w:sz="6" w:space="0" w:color="auto"/>
              <w:right w:val="single" w:sz="6" w:space="0" w:color="auto"/>
            </w:tcBorders>
            <w:shd w:val="clear" w:color="auto" w:fill="FBD3C5"/>
            <w:vAlign w:val="center"/>
          </w:tcPr>
          <w:p w:rsidR="00537808" w:rsidRPr="003A5065" w:rsidRDefault="000B5CF7" w:rsidP="003A5065">
            <w:pPr>
              <w:pStyle w:val="sidebarparagraph"/>
            </w:pPr>
            <w:hyperlink r:id="rId442" w:anchor="the-video-element" w:history="1">
              <w:r w:rsidR="00537808" w:rsidRPr="003A5065">
                <w:rPr>
                  <w:rStyle w:val="Hyperlink"/>
                  <w:color w:val="000000"/>
                  <w:u w:val="none"/>
                </w:rPr>
                <w:t>video</w:t>
              </w:r>
            </w:hyperlink>
          </w:p>
        </w:tc>
        <w:tc>
          <w:tcPr>
            <w:tcW w:w="0" w:type="auto"/>
            <w:tcBorders>
              <w:top w:val="single" w:sz="6" w:space="0" w:color="auto"/>
              <w:left w:val="single" w:sz="6" w:space="0" w:color="auto"/>
              <w:bottom w:val="single" w:sz="6" w:space="0" w:color="auto"/>
              <w:right w:val="single" w:sz="6" w:space="0" w:color="auto"/>
            </w:tcBorders>
            <w:shd w:val="clear" w:color="auto" w:fill="FBD3C5"/>
            <w:vAlign w:val="center"/>
          </w:tcPr>
          <w:p w:rsidR="00537808" w:rsidRPr="003A5065" w:rsidRDefault="00537808" w:rsidP="003A5065">
            <w:pPr>
              <w:pStyle w:val="sidebarparagraph"/>
            </w:pPr>
            <w:r w:rsidRPr="003A5065">
              <w:t>Video player</w:t>
            </w:r>
          </w:p>
        </w:tc>
        <w:tc>
          <w:tcPr>
            <w:tcW w:w="4605" w:type="dxa"/>
            <w:tcBorders>
              <w:top w:val="single" w:sz="6" w:space="0" w:color="auto"/>
              <w:left w:val="single" w:sz="6" w:space="0" w:color="auto"/>
              <w:bottom w:val="single" w:sz="6" w:space="0" w:color="auto"/>
              <w:right w:val="single" w:sz="2" w:space="0" w:color="auto"/>
            </w:tcBorders>
            <w:shd w:val="clear" w:color="auto" w:fill="FBD3C5"/>
            <w:vAlign w:val="center"/>
          </w:tcPr>
          <w:p w:rsidR="00537808" w:rsidRPr="003A5065" w:rsidRDefault="000B5CF7" w:rsidP="003A5065">
            <w:pPr>
              <w:pStyle w:val="sidebarparagraph"/>
            </w:pPr>
            <w:hyperlink r:id="rId443" w:anchor="global-attributes" w:history="1">
              <w:proofErr w:type="spellStart"/>
              <w:r w:rsidR="00537808" w:rsidRPr="003A5065">
                <w:rPr>
                  <w:rStyle w:val="Hyperlink"/>
                  <w:color w:val="000000"/>
                  <w:u w:val="none"/>
                </w:rPr>
                <w:t>globals</w:t>
              </w:r>
              <w:proofErr w:type="spellEnd"/>
            </w:hyperlink>
            <w:r w:rsidR="00537808" w:rsidRPr="003A5065">
              <w:t xml:space="preserve">; </w:t>
            </w:r>
            <w:hyperlink r:id="rId444" w:anchor="attr-media-src" w:history="1">
              <w:proofErr w:type="spellStart"/>
              <w:r w:rsidR="00537808" w:rsidRPr="003A5065">
                <w:rPr>
                  <w:rStyle w:val="Hyperlink"/>
                  <w:color w:val="000000"/>
                  <w:u w:val="none"/>
                </w:rPr>
                <w:t>src</w:t>
              </w:r>
              <w:proofErr w:type="spellEnd"/>
            </w:hyperlink>
            <w:r w:rsidR="00537808" w:rsidRPr="003A5065">
              <w:t xml:space="preserve">; </w:t>
            </w:r>
            <w:hyperlink r:id="rId445" w:anchor="attr-video-poster" w:history="1">
              <w:r w:rsidR="00537808" w:rsidRPr="003A5065">
                <w:rPr>
                  <w:rStyle w:val="Hyperlink"/>
                  <w:color w:val="000000"/>
                  <w:u w:val="none"/>
                </w:rPr>
                <w:t>poster</w:t>
              </w:r>
            </w:hyperlink>
            <w:r w:rsidR="00537808" w:rsidRPr="003A5065">
              <w:t xml:space="preserve">; </w:t>
            </w:r>
            <w:hyperlink r:id="rId446" w:anchor="attr-media-preload" w:history="1">
              <w:r w:rsidR="00537808" w:rsidRPr="003A5065">
                <w:rPr>
                  <w:rStyle w:val="Hyperlink"/>
                  <w:color w:val="000000"/>
                  <w:u w:val="none"/>
                </w:rPr>
                <w:t>preload</w:t>
              </w:r>
            </w:hyperlink>
            <w:r w:rsidR="00537808" w:rsidRPr="003A5065">
              <w:t xml:space="preserve">; </w:t>
            </w:r>
            <w:hyperlink r:id="rId447" w:anchor="attr-media-autoplay" w:history="1">
              <w:proofErr w:type="spellStart"/>
              <w:r w:rsidR="00537808" w:rsidRPr="003A5065">
                <w:rPr>
                  <w:rStyle w:val="Hyperlink"/>
                  <w:color w:val="000000"/>
                  <w:u w:val="none"/>
                </w:rPr>
                <w:t>autoplay</w:t>
              </w:r>
              <w:proofErr w:type="spellEnd"/>
            </w:hyperlink>
            <w:r w:rsidR="00537808" w:rsidRPr="003A5065">
              <w:t xml:space="preserve">; </w:t>
            </w:r>
            <w:hyperlink r:id="rId448" w:anchor="attr-media-mediagroup" w:history="1">
              <w:proofErr w:type="spellStart"/>
              <w:r w:rsidR="00537808" w:rsidRPr="003A5065">
                <w:rPr>
                  <w:rStyle w:val="Hyperlink"/>
                  <w:color w:val="000000"/>
                  <w:u w:val="none"/>
                </w:rPr>
                <w:t>mediagroup</w:t>
              </w:r>
              <w:proofErr w:type="spellEnd"/>
            </w:hyperlink>
            <w:r w:rsidR="00537808" w:rsidRPr="003A5065">
              <w:t xml:space="preserve">; </w:t>
            </w:r>
            <w:hyperlink r:id="rId449" w:anchor="attr-media-loop" w:history="1">
              <w:r w:rsidR="00537808" w:rsidRPr="003A5065">
                <w:rPr>
                  <w:rStyle w:val="Hyperlink"/>
                  <w:color w:val="000000"/>
                  <w:u w:val="none"/>
                </w:rPr>
                <w:t>loop</w:t>
              </w:r>
            </w:hyperlink>
            <w:r w:rsidR="00537808" w:rsidRPr="003A5065">
              <w:t xml:space="preserve">; </w:t>
            </w:r>
            <w:hyperlink r:id="rId450" w:anchor="attr-media-controls" w:history="1">
              <w:r w:rsidR="00537808" w:rsidRPr="003A5065">
                <w:rPr>
                  <w:rStyle w:val="Hyperlink"/>
                  <w:color w:val="000000"/>
                  <w:u w:val="none"/>
                </w:rPr>
                <w:t>controls</w:t>
              </w:r>
            </w:hyperlink>
            <w:r w:rsidR="00537808" w:rsidRPr="003A5065">
              <w:t xml:space="preserve">; </w:t>
            </w:r>
            <w:hyperlink r:id="rId451" w:anchor="attr-dim-width" w:history="1">
              <w:r w:rsidR="00537808" w:rsidRPr="003A5065">
                <w:rPr>
                  <w:rStyle w:val="Hyperlink"/>
                  <w:color w:val="000000"/>
                  <w:u w:val="none"/>
                </w:rPr>
                <w:t>width</w:t>
              </w:r>
            </w:hyperlink>
            <w:r w:rsidR="00537808" w:rsidRPr="003A5065">
              <w:t xml:space="preserve">; </w:t>
            </w:r>
            <w:hyperlink r:id="rId452" w:anchor="attr-dim-height" w:history="1">
              <w:r w:rsidR="00537808" w:rsidRPr="003A5065">
                <w:rPr>
                  <w:rStyle w:val="Hyperlink"/>
                  <w:color w:val="000000"/>
                  <w:u w:val="none"/>
                </w:rPr>
                <w:t>height</w:t>
              </w:r>
            </w:hyperlink>
          </w:p>
        </w:tc>
      </w:tr>
      <w:tr w:rsidR="00537808" w:rsidTr="003A5065">
        <w:tc>
          <w:tcPr>
            <w:tcW w:w="0" w:type="auto"/>
            <w:tcBorders>
              <w:top w:val="single" w:sz="6" w:space="0" w:color="auto"/>
              <w:left w:val="single" w:sz="2" w:space="0" w:color="auto"/>
              <w:bottom w:val="single" w:sz="2" w:space="0" w:color="auto"/>
              <w:right w:val="single" w:sz="6" w:space="0" w:color="auto"/>
            </w:tcBorders>
            <w:shd w:val="clear" w:color="auto" w:fill="auto"/>
            <w:vAlign w:val="center"/>
          </w:tcPr>
          <w:p w:rsidR="00537808" w:rsidRPr="003A5065" w:rsidRDefault="000B5CF7" w:rsidP="003A5065">
            <w:pPr>
              <w:pStyle w:val="sidebarparagraph"/>
            </w:pPr>
            <w:hyperlink r:id="rId453" w:anchor="the-wbr-element" w:history="1">
              <w:proofErr w:type="spellStart"/>
              <w:r w:rsidR="00537808" w:rsidRPr="003A5065">
                <w:rPr>
                  <w:rStyle w:val="Hyperlink"/>
                  <w:color w:val="000000"/>
                  <w:u w:val="none"/>
                </w:rPr>
                <w:t>wbr</w:t>
              </w:r>
              <w:proofErr w:type="spellEnd"/>
            </w:hyperlink>
          </w:p>
        </w:tc>
        <w:tc>
          <w:tcPr>
            <w:tcW w:w="0" w:type="auto"/>
            <w:tcBorders>
              <w:top w:val="single" w:sz="6" w:space="0" w:color="auto"/>
              <w:left w:val="single" w:sz="6" w:space="0" w:color="auto"/>
              <w:bottom w:val="single" w:sz="2" w:space="0" w:color="auto"/>
              <w:right w:val="single" w:sz="6" w:space="0" w:color="auto"/>
            </w:tcBorders>
            <w:shd w:val="clear" w:color="auto" w:fill="auto"/>
            <w:vAlign w:val="center"/>
          </w:tcPr>
          <w:p w:rsidR="00537808" w:rsidRPr="003A5065" w:rsidRDefault="00537808" w:rsidP="003A5065">
            <w:pPr>
              <w:pStyle w:val="sidebarparagraph"/>
            </w:pPr>
            <w:r w:rsidRPr="003A5065">
              <w:t>Line breaking opportunity</w:t>
            </w:r>
          </w:p>
        </w:tc>
        <w:tc>
          <w:tcPr>
            <w:tcW w:w="4605" w:type="dxa"/>
            <w:tcBorders>
              <w:top w:val="single" w:sz="6" w:space="0" w:color="auto"/>
              <w:left w:val="single" w:sz="6" w:space="0" w:color="auto"/>
              <w:bottom w:val="single" w:sz="2" w:space="0" w:color="auto"/>
              <w:right w:val="single" w:sz="2" w:space="0" w:color="auto"/>
            </w:tcBorders>
            <w:shd w:val="clear" w:color="auto" w:fill="auto"/>
            <w:vAlign w:val="center"/>
          </w:tcPr>
          <w:p w:rsidR="00537808" w:rsidRPr="003A5065" w:rsidRDefault="000B5CF7" w:rsidP="003A5065">
            <w:pPr>
              <w:pStyle w:val="sidebarparagraph"/>
            </w:pPr>
            <w:hyperlink r:id="rId454" w:anchor="global-attributes" w:history="1">
              <w:proofErr w:type="spellStart"/>
              <w:r w:rsidR="00537808" w:rsidRPr="003A5065">
                <w:rPr>
                  <w:rStyle w:val="Hyperlink"/>
                  <w:color w:val="000000"/>
                  <w:u w:val="none"/>
                </w:rPr>
                <w:t>globals</w:t>
              </w:r>
              <w:proofErr w:type="spellEnd"/>
            </w:hyperlink>
          </w:p>
        </w:tc>
      </w:tr>
    </w:tbl>
    <w:p w:rsidR="002813C8" w:rsidRDefault="002813C8" w:rsidP="00CB45B8">
      <w:pPr>
        <w:pStyle w:val="Heading2"/>
      </w:pPr>
      <w:r>
        <w:t>Self study</w:t>
      </w:r>
    </w:p>
    <w:p w:rsidR="002813C8" w:rsidRDefault="002813C8" w:rsidP="00CB45B8">
      <w:pPr>
        <w:pStyle w:val="NumberParagraph"/>
        <w:numPr>
          <w:ilvl w:val="0"/>
          <w:numId w:val="22"/>
        </w:numPr>
      </w:pPr>
      <w:r>
        <w:t xml:space="preserve">There are additional HTML5 elements not covered in this lesson. Recall that the HTML5 specification will be finalized in the year 2014. For up-to-date resources, see </w:t>
      </w:r>
      <w:r w:rsidRPr="00CB45B8">
        <w:rPr>
          <w:rStyle w:val="URL"/>
          <w:iCs/>
        </w:rPr>
        <w:t>www.thehtmldoctor.com</w:t>
      </w:r>
      <w:r>
        <w:t xml:space="preserve">. For updates to the specification, see the primary sources for the HTML5 specification at </w:t>
      </w:r>
      <w:r w:rsidRPr="00CB45B8">
        <w:rPr>
          <w:rStyle w:val="URL"/>
          <w:iCs/>
        </w:rPr>
        <w:t>http://developers.whatwg.org/</w:t>
      </w:r>
      <w:r>
        <w:t xml:space="preserve">. </w:t>
      </w:r>
    </w:p>
    <w:p w:rsidR="002813C8" w:rsidRDefault="002813C8" w:rsidP="00CB45B8">
      <w:pPr>
        <w:pStyle w:val="NumberParagraph"/>
      </w:pPr>
      <w:r>
        <w:t xml:space="preserve">You can also download the HTML5 outliner at </w:t>
      </w:r>
      <w:r>
        <w:rPr>
          <w:rStyle w:val="URL"/>
          <w:iCs/>
        </w:rPr>
        <w:t>http://code.google.com/p/h5o/</w:t>
      </w:r>
      <w:r>
        <w:t xml:space="preserve"> and install one of the </w:t>
      </w:r>
      <w:proofErr w:type="spellStart"/>
      <w:r>
        <w:t>bookmarklets</w:t>
      </w:r>
      <w:proofErr w:type="spellEnd"/>
      <w:r>
        <w:t xml:space="preserve"> if it is supported by your primary browser. Save a copy of the page and add new sections, articles, and different levels of headings to see how the outline changes.</w:t>
      </w:r>
    </w:p>
    <w:p w:rsidR="003A5065" w:rsidRDefault="003A5065">
      <w:pPr>
        <w:rPr>
          <w:rFonts w:asciiTheme="majorHAnsi" w:eastAsiaTheme="majorEastAsia" w:hAnsiTheme="majorHAnsi" w:cstheme="majorBidi"/>
          <w:b/>
          <w:bCs/>
          <w:color w:val="F05A22"/>
          <w:sz w:val="26"/>
          <w:szCs w:val="26"/>
        </w:rPr>
      </w:pPr>
      <w:r>
        <w:br w:type="page"/>
      </w:r>
    </w:p>
    <w:p w:rsidR="002813C8" w:rsidRDefault="002813C8" w:rsidP="00CB45B8">
      <w:pPr>
        <w:pStyle w:val="Heading2"/>
      </w:pPr>
      <w:r>
        <w:lastRenderedPageBreak/>
        <w:t>Review</w:t>
      </w:r>
    </w:p>
    <w:p w:rsidR="002813C8" w:rsidRDefault="002813C8" w:rsidP="00CB45B8">
      <w:pPr>
        <w:pStyle w:val="Heading3"/>
      </w:pPr>
      <w:r>
        <w:t>Questions</w:t>
      </w:r>
    </w:p>
    <w:p w:rsidR="002813C8" w:rsidRDefault="002813C8" w:rsidP="00CB45B8">
      <w:pPr>
        <w:pStyle w:val="NumberParagraph"/>
        <w:numPr>
          <w:ilvl w:val="0"/>
          <w:numId w:val="23"/>
        </w:numPr>
      </w:pPr>
      <w:r>
        <w:t xml:space="preserve">True or false; HTML5 allows the use of only one </w:t>
      </w:r>
      <w:r w:rsidRPr="008066ED">
        <w:rPr>
          <w:rStyle w:val="bodycode"/>
        </w:rPr>
        <w:t>&lt;header&gt;</w:t>
      </w:r>
      <w:r>
        <w:t xml:space="preserve"> and one </w:t>
      </w:r>
      <w:r w:rsidRPr="008066ED">
        <w:rPr>
          <w:rStyle w:val="bodycode"/>
        </w:rPr>
        <w:t>&lt;footer&gt;</w:t>
      </w:r>
      <w:r>
        <w:t xml:space="preserve"> element per page. </w:t>
      </w:r>
    </w:p>
    <w:p w:rsidR="002813C8" w:rsidRDefault="002813C8" w:rsidP="00CB45B8">
      <w:pPr>
        <w:pStyle w:val="NumberParagraph"/>
      </w:pPr>
      <w:r>
        <w:t>What is sectioning content in HTML5? Name the four elements grouped within this category.</w:t>
      </w:r>
    </w:p>
    <w:p w:rsidR="002813C8" w:rsidRDefault="002813C8" w:rsidP="00CB45B8">
      <w:pPr>
        <w:pStyle w:val="NumberParagraph"/>
      </w:pPr>
      <w:r>
        <w:t xml:space="preserve">Define the </w:t>
      </w:r>
      <w:r w:rsidRPr="008066ED">
        <w:rPr>
          <w:rStyle w:val="bodycode"/>
        </w:rPr>
        <w:t>&lt;aside&gt;</w:t>
      </w:r>
      <w:r>
        <w:t xml:space="preserve"> element and give examples of the two main ways it can be used.</w:t>
      </w:r>
    </w:p>
    <w:p w:rsidR="002813C8" w:rsidRDefault="002813C8" w:rsidP="00CB45B8">
      <w:pPr>
        <w:pStyle w:val="Heading3"/>
      </w:pPr>
      <w:r>
        <w:t>Answers</w:t>
      </w:r>
    </w:p>
    <w:p w:rsidR="002813C8" w:rsidRDefault="002813C8" w:rsidP="00CB45B8">
      <w:pPr>
        <w:pStyle w:val="NumberParagraph"/>
        <w:numPr>
          <w:ilvl w:val="0"/>
          <w:numId w:val="24"/>
        </w:numPr>
      </w:pPr>
      <w:r>
        <w:t xml:space="preserve">False. The </w:t>
      </w:r>
      <w:r w:rsidRPr="008066ED">
        <w:rPr>
          <w:rStyle w:val="bodycode"/>
        </w:rPr>
        <w:t>&lt;header&gt;</w:t>
      </w:r>
      <w:r>
        <w:t xml:space="preserve"> and </w:t>
      </w:r>
      <w:r w:rsidRPr="008066ED">
        <w:rPr>
          <w:rStyle w:val="bodycode"/>
        </w:rPr>
        <w:t>&lt;footer&gt;</w:t>
      </w:r>
      <w:r>
        <w:t xml:space="preserve"> elements can be used multiple times on a page. For example, you can have a site-wide header or footer and a section header or footer.</w:t>
      </w:r>
    </w:p>
    <w:p w:rsidR="002813C8" w:rsidRDefault="002813C8" w:rsidP="00CB45B8">
      <w:pPr>
        <w:pStyle w:val="NumberParagraph"/>
      </w:pPr>
      <w:r>
        <w:t xml:space="preserve">Sectioning elements in HTML5 define the scope of headers and footers, and are used to logically divide the areas of an HTML document. Sectioning elements also start new sections within a HTML5 document outline. The four sectioning elements are </w:t>
      </w:r>
      <w:r w:rsidRPr="008066ED">
        <w:rPr>
          <w:rStyle w:val="bodycode"/>
        </w:rPr>
        <w:t>&lt;section&gt;, &lt;</w:t>
      </w:r>
      <w:proofErr w:type="spellStart"/>
      <w:r w:rsidRPr="008066ED">
        <w:rPr>
          <w:rStyle w:val="bodycode"/>
        </w:rPr>
        <w:t>nav</w:t>
      </w:r>
      <w:proofErr w:type="spellEnd"/>
      <w:r w:rsidRPr="008066ED">
        <w:rPr>
          <w:rStyle w:val="bodycode"/>
        </w:rPr>
        <w:t>&gt;, &lt;aside&gt;,</w:t>
      </w:r>
      <w:r>
        <w:t xml:space="preserve"> and </w:t>
      </w:r>
      <w:r w:rsidRPr="008066ED">
        <w:rPr>
          <w:rStyle w:val="bodycode"/>
        </w:rPr>
        <w:t>&lt;article&gt;.</w:t>
      </w:r>
    </w:p>
    <w:p w:rsidR="002813C8" w:rsidRDefault="002813C8" w:rsidP="00CB45B8">
      <w:pPr>
        <w:pStyle w:val="NumberParagraph"/>
      </w:pPr>
      <w:r>
        <w:t xml:space="preserve">The </w:t>
      </w:r>
      <w:r w:rsidRPr="008066ED">
        <w:rPr>
          <w:rStyle w:val="bodycode"/>
        </w:rPr>
        <w:t>&lt;aside&gt;</w:t>
      </w:r>
      <w:r>
        <w:t xml:space="preserve"> element represents content, often called the sidebar, when it is separated from the content around it and used in the main context of a page. When used within a </w:t>
      </w:r>
      <w:r w:rsidRPr="008066ED">
        <w:rPr>
          <w:rStyle w:val="bodycode"/>
        </w:rPr>
        <w:t>&lt;section&gt;</w:t>
      </w:r>
      <w:r>
        <w:t xml:space="preserve"> element, the </w:t>
      </w:r>
      <w:r w:rsidRPr="008066ED">
        <w:rPr>
          <w:rStyle w:val="bodycode"/>
        </w:rPr>
        <w:t>&lt;aside&gt;</w:t>
      </w:r>
      <w:r>
        <w:t xml:space="preserve"> element presents content vaguely related to the surrounding content, such as a pull quote.</w:t>
      </w:r>
    </w:p>
    <w:p w:rsidR="00626BCD" w:rsidRDefault="00626BCD" w:rsidP="002813C8"/>
    <w:sectPr w:rsidR="00626BCD" w:rsidSect="002A265A">
      <w:footerReference w:type="default" r:id="rId455"/>
      <w:footerReference w:type="first" r:id="rId4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65A" w:rsidRDefault="002A265A" w:rsidP="002A265A">
      <w:pPr>
        <w:spacing w:after="0" w:line="240" w:lineRule="auto"/>
      </w:pPr>
      <w:r>
        <w:separator/>
      </w:r>
    </w:p>
  </w:endnote>
  <w:endnote w:type="continuationSeparator" w:id="0">
    <w:p w:rsidR="002A265A" w:rsidRDefault="002A265A" w:rsidP="002A2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mbo Std">
    <w:panose1 w:val="00000000000000000000"/>
    <w:charset w:val="00"/>
    <w:family w:val="roman"/>
    <w:notTrueType/>
    <w:pitch w:val="variable"/>
    <w:sig w:usb0="800000AF" w:usb1="5000205B"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w:altName w:val="Segoe UI"/>
    <w:charset w:val="00"/>
    <w:family w:val="swiss"/>
    <w:pitch w:val="variable"/>
    <w:sig w:usb0="00000001" w:usb1="4000205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yriad Pro">
    <w:panose1 w:val="020B0503030403020204"/>
    <w:charset w:val="00"/>
    <w:family w:val="swiss"/>
    <w:notTrueType/>
    <w:pitch w:val="variable"/>
    <w:sig w:usb0="20000287" w:usb1="00000001" w:usb2="00000000" w:usb3="00000000" w:csb0="0000019F" w:csb1="00000000"/>
  </w:font>
  <w:font w:name="Bembo Std Italic">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mboStd-Italic">
    <w:altName w:val="Bembo Std"/>
    <w:panose1 w:val="02020502060306090804"/>
    <w:charset w:val="4D"/>
    <w:family w:val="auto"/>
    <w:notTrueType/>
    <w:pitch w:val="default"/>
    <w:sig w:usb0="00000003" w:usb1="00000000" w:usb2="00000000" w:usb3="00000000" w:csb0="00000001" w:csb1="00000000"/>
  </w:font>
  <w:font w:name="BemboStd">
    <w:panose1 w:val="02020605060306020A03"/>
    <w:charset w:val="00"/>
    <w:family w:val="roman"/>
    <w:notTrueType/>
    <w:pitch w:val="default"/>
  </w:font>
  <w:font w:name="CourierNewPSMT">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MyriadPro-Semibold">
    <w:altName w:val="Myriad Pro"/>
    <w:panose1 w:val="00000000000000000000"/>
    <w:charset w:val="4D"/>
    <w:family w:val="auto"/>
    <w:notTrueType/>
    <w:pitch w:val="default"/>
    <w:sig w:usb0="00000003" w:usb1="00000000" w:usb2="00000000" w:usb3="00000000" w:csb0="00000001" w:csb1="00000000"/>
  </w:font>
  <w:font w:name="MyriadPro-Bold">
    <w:altName w:val="Myriad Pro"/>
    <w:panose1 w:val="00000000000000000000"/>
    <w:charset w:val="4D"/>
    <w:family w:val="auto"/>
    <w:notTrueType/>
    <w:pitch w:val="default"/>
    <w:sig w:usb0="00000003" w:usb1="00000000" w:usb2="00000000" w:usb3="00000000" w:csb0="00000001" w:csb1="00000000"/>
  </w:font>
  <w:font w:name="Times-Roman">
    <w:altName w:val="Times New Roman"/>
    <w:panose1 w:val="00000000000000000000"/>
    <w:charset w:val="CD"/>
    <w:family w:val="auto"/>
    <w:notTrueType/>
    <w:pitch w:val="default"/>
    <w:sig w:usb0="00000001" w:usb1="00000000" w:usb2="00000000" w:usb3="00000000" w:csb0="00000000" w:csb1="00000000"/>
  </w:font>
  <w:font w:name="CourierNewPS-BoldMT">
    <w:altName w:val="Times New Roman"/>
    <w:panose1 w:val="00000000000000000000"/>
    <w:charset w:val="00"/>
    <w:family w:val="roman"/>
    <w:notTrueType/>
    <w:pitch w:val="default"/>
  </w:font>
  <w:font w:name="MyriadPro-Regular">
    <w:altName w:val="Myriad Pro"/>
    <w:panose1 w:val="00000000000000000000"/>
    <w:charset w:val="4D"/>
    <w:family w:val="auto"/>
    <w:notTrueType/>
    <w:pitch w:val="default"/>
    <w:sig w:usb0="00000003" w:usb1="00000000" w:usb2="00000000" w:usb3="00000000" w:csb0="00000001" w:csb1="00000000"/>
  </w:font>
  <w:font w:name="BemboStd-BoldItalic">
    <w:altName w:val="Bembo Std"/>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MinionPro-It">
    <w:altName w:val="Minion Pro"/>
    <w:panose1 w:val="00000000000000000000"/>
    <w:charset w:val="00"/>
    <w:family w:val="auto"/>
    <w:notTrueType/>
    <w:pitch w:val="default"/>
    <w:sig w:usb0="00000003" w:usb1="00000000" w:usb2="00000000" w:usb3="00000000" w:csb0="00000001" w:csb1="00000000"/>
  </w:font>
  <w:font w:name="MinionPro-Regular">
    <w:altName w:val="Minion Pro"/>
    <w:panose1 w:val="02040503050201020203"/>
    <w:charset w:val="00"/>
    <w:family w:val="auto"/>
    <w:notTrueType/>
    <w:pitch w:val="default"/>
    <w:sig w:usb0="00000003" w:usb1="00000000" w:usb2="00000000" w:usb3="00000000" w:csb0="00000001" w:csb1="00000000"/>
  </w:font>
  <w:font w:name="Eurostile">
    <w:panose1 w:val="00000000000000000000"/>
    <w:charset w:val="00"/>
    <w:family w:val="swiss"/>
    <w:notTrueType/>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5A" w:rsidRPr="002A265A" w:rsidRDefault="002A265A">
    <w:pPr>
      <w:pStyle w:val="Footer"/>
      <w:rPr>
        <w:rFonts w:ascii="Segoe" w:hAnsi="Segoe"/>
        <w:sz w:val="16"/>
      </w:rPr>
    </w:pPr>
    <w:r w:rsidRPr="002A265A">
      <w:rPr>
        <w:rFonts w:ascii="Segoe" w:hAnsi="Segoe"/>
        <w:sz w:val="16"/>
      </w:rPr>
      <w:fldChar w:fldCharType="begin"/>
    </w:r>
    <w:r w:rsidRPr="002A265A">
      <w:rPr>
        <w:rFonts w:ascii="Segoe" w:hAnsi="Segoe"/>
        <w:sz w:val="16"/>
      </w:rPr>
      <w:instrText xml:space="preserve"> PAGE   \* MERGEFORMAT </w:instrText>
    </w:r>
    <w:r w:rsidRPr="002A265A">
      <w:rPr>
        <w:rFonts w:ascii="Segoe" w:hAnsi="Segoe"/>
        <w:sz w:val="16"/>
      </w:rPr>
      <w:fldChar w:fldCharType="separate"/>
    </w:r>
    <w:r w:rsidR="000B5CF7" w:rsidRPr="000B5CF7">
      <w:rPr>
        <w:rFonts w:ascii="Segoe" w:hAnsi="Segoe"/>
        <w:b/>
        <w:noProof/>
        <w:sz w:val="16"/>
      </w:rPr>
      <w:t>2</w:t>
    </w:r>
    <w:r w:rsidRPr="002A265A">
      <w:rPr>
        <w:rFonts w:ascii="Segoe" w:hAnsi="Segoe"/>
        <w:sz w:val="16"/>
      </w:rPr>
      <w:fldChar w:fldCharType="end"/>
    </w:r>
    <w:r w:rsidRPr="002A265A">
      <w:rPr>
        <w:rFonts w:ascii="Segoe" w:hAnsi="Segoe"/>
        <w:b/>
        <w:sz w:val="16"/>
      </w:rPr>
      <w:t xml:space="preserve"> </w:t>
    </w:r>
    <w:r w:rsidRPr="002A265A">
      <w:rPr>
        <w:rFonts w:ascii="Segoe" w:hAnsi="Segoe"/>
        <w:sz w:val="16"/>
      </w:rPr>
      <w:t>|</w:t>
    </w:r>
    <w:r w:rsidRPr="002A265A">
      <w:rPr>
        <w:rFonts w:ascii="Segoe" w:hAnsi="Segoe"/>
        <w:b/>
        <w:sz w:val="16"/>
      </w:rPr>
      <w:t xml:space="preserve"> </w:t>
    </w:r>
    <w:r w:rsidRPr="002A265A">
      <w:rPr>
        <w:rFonts w:ascii="Segoe" w:hAnsi="Segoe"/>
        <w:color w:val="7F7F7F" w:themeColor="background1" w:themeShade="7F"/>
        <w:spacing w:val="60"/>
        <w:sz w:val="16"/>
      </w:rPr>
      <w:t>Page</w:t>
    </w:r>
    <w:r w:rsidRPr="002A265A">
      <w:rPr>
        <w:rFonts w:ascii="Segoe" w:hAnsi="Segoe"/>
        <w:noProof/>
        <w:sz w:val="16"/>
      </w:rPr>
      <w:drawing>
        <wp:anchor distT="0" distB="0" distL="114300" distR="114300" simplePos="0" relativeHeight="251659264" behindDoc="0" locked="0" layoutInCell="1" allowOverlap="1">
          <wp:simplePos x="0" y="0"/>
          <wp:positionH relativeFrom="column">
            <wp:posOffset>4686300</wp:posOffset>
          </wp:positionH>
          <wp:positionV relativeFrom="paragraph">
            <wp:posOffset>27940</wp:posOffset>
          </wp:positionV>
          <wp:extent cx="1924050" cy="304800"/>
          <wp:effectExtent l="19050" t="0" r="0" b="0"/>
          <wp:wrapNone/>
          <wp:docPr id="2" name="Picture 5" descr="S:\Microsoft\HTML5\Microsof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icrosoft\HTML5\Microsoft_Logo.png"/>
                  <pic:cNvPicPr>
                    <a:picLocks noChangeAspect="1" noChangeArrowheads="1"/>
                  </pic:cNvPicPr>
                </pic:nvPicPr>
                <pic:blipFill>
                  <a:blip r:embed="rId1" cstate="print"/>
                  <a:srcRect/>
                  <a:stretch>
                    <a:fillRect/>
                  </a:stretch>
                </pic:blipFill>
                <pic:spPr bwMode="auto">
                  <a:xfrm>
                    <a:off x="0" y="0"/>
                    <a:ext cx="1924050" cy="304800"/>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5A" w:rsidRDefault="002A265A">
    <w:pPr>
      <w:pStyle w:val="Footer"/>
    </w:pPr>
    <w:r w:rsidRPr="002A265A">
      <w:rPr>
        <w:noProof/>
      </w:rPr>
      <w:drawing>
        <wp:anchor distT="0" distB="0" distL="114300" distR="114300" simplePos="0" relativeHeight="251661312" behindDoc="0" locked="0" layoutInCell="1" allowOverlap="1">
          <wp:simplePos x="0" y="0"/>
          <wp:positionH relativeFrom="column">
            <wp:posOffset>4686300</wp:posOffset>
          </wp:positionH>
          <wp:positionV relativeFrom="paragraph">
            <wp:posOffset>85090</wp:posOffset>
          </wp:positionV>
          <wp:extent cx="1924050" cy="304800"/>
          <wp:effectExtent l="19050" t="0" r="0" b="0"/>
          <wp:wrapNone/>
          <wp:docPr id="4" name="Picture 5" descr="S:\Microsoft\HTML5\Microsof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icrosoft\HTML5\Microsoft_Logo.png"/>
                  <pic:cNvPicPr>
                    <a:picLocks noChangeAspect="1" noChangeArrowheads="1"/>
                  </pic:cNvPicPr>
                </pic:nvPicPr>
                <pic:blipFill>
                  <a:blip r:embed="rId1" cstate="print"/>
                  <a:srcRect/>
                  <a:stretch>
                    <a:fillRect/>
                  </a:stretch>
                </pic:blipFill>
                <pic:spPr bwMode="auto">
                  <a:xfrm>
                    <a:off x="0" y="0"/>
                    <a:ext cx="1924050" cy="30480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65A" w:rsidRDefault="002A265A" w:rsidP="002A265A">
      <w:pPr>
        <w:spacing w:after="0" w:line="240" w:lineRule="auto"/>
      </w:pPr>
      <w:r>
        <w:separator/>
      </w:r>
    </w:p>
  </w:footnote>
  <w:footnote w:type="continuationSeparator" w:id="0">
    <w:p w:rsidR="002A265A" w:rsidRDefault="002A265A" w:rsidP="002A26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97E0BB6"/>
    <w:lvl w:ilvl="0">
      <w:start w:val="1"/>
      <w:numFmt w:val="decimal"/>
      <w:lvlText w:val="%1."/>
      <w:lvlJc w:val="left"/>
      <w:pPr>
        <w:tabs>
          <w:tab w:val="num" w:pos="1800"/>
        </w:tabs>
        <w:ind w:left="1800" w:hanging="360"/>
      </w:pPr>
    </w:lvl>
  </w:abstractNum>
  <w:abstractNum w:abstractNumId="1">
    <w:nsid w:val="FFFFFF7D"/>
    <w:multiLevelType w:val="singleLevel"/>
    <w:tmpl w:val="3848B106"/>
    <w:lvl w:ilvl="0">
      <w:start w:val="1"/>
      <w:numFmt w:val="decimal"/>
      <w:lvlText w:val="%1."/>
      <w:lvlJc w:val="left"/>
      <w:pPr>
        <w:tabs>
          <w:tab w:val="num" w:pos="1440"/>
        </w:tabs>
        <w:ind w:left="1440" w:hanging="360"/>
      </w:pPr>
    </w:lvl>
  </w:abstractNum>
  <w:abstractNum w:abstractNumId="2">
    <w:nsid w:val="FFFFFF7E"/>
    <w:multiLevelType w:val="singleLevel"/>
    <w:tmpl w:val="D4BCE90A"/>
    <w:lvl w:ilvl="0">
      <w:start w:val="1"/>
      <w:numFmt w:val="decimal"/>
      <w:lvlText w:val="%1."/>
      <w:lvlJc w:val="left"/>
      <w:pPr>
        <w:tabs>
          <w:tab w:val="num" w:pos="1080"/>
        </w:tabs>
        <w:ind w:left="1080" w:hanging="360"/>
      </w:pPr>
    </w:lvl>
  </w:abstractNum>
  <w:abstractNum w:abstractNumId="3">
    <w:nsid w:val="FFFFFF7F"/>
    <w:multiLevelType w:val="singleLevel"/>
    <w:tmpl w:val="07C0C7C2"/>
    <w:lvl w:ilvl="0">
      <w:start w:val="1"/>
      <w:numFmt w:val="decimal"/>
      <w:lvlText w:val="%1."/>
      <w:lvlJc w:val="left"/>
      <w:pPr>
        <w:tabs>
          <w:tab w:val="num" w:pos="720"/>
        </w:tabs>
        <w:ind w:left="720" w:hanging="360"/>
      </w:pPr>
    </w:lvl>
  </w:abstractNum>
  <w:abstractNum w:abstractNumId="4">
    <w:nsid w:val="FFFFFF80"/>
    <w:multiLevelType w:val="singleLevel"/>
    <w:tmpl w:val="7A42D5A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CF665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9966E8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29E7BC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F763354"/>
    <w:lvl w:ilvl="0">
      <w:start w:val="1"/>
      <w:numFmt w:val="decimal"/>
      <w:lvlText w:val="%1."/>
      <w:lvlJc w:val="left"/>
      <w:pPr>
        <w:tabs>
          <w:tab w:val="num" w:pos="360"/>
        </w:tabs>
        <w:ind w:left="360" w:hanging="360"/>
      </w:pPr>
    </w:lvl>
  </w:abstractNum>
  <w:abstractNum w:abstractNumId="9">
    <w:nsid w:val="FFFFFF89"/>
    <w:multiLevelType w:val="singleLevel"/>
    <w:tmpl w:val="413602B4"/>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5E1193"/>
    <w:multiLevelType w:val="hybridMultilevel"/>
    <w:tmpl w:val="7136A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AA44F7"/>
    <w:multiLevelType w:val="hybridMultilevel"/>
    <w:tmpl w:val="00588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610C6C"/>
    <w:multiLevelType w:val="hybridMultilevel"/>
    <w:tmpl w:val="F846203E"/>
    <w:lvl w:ilvl="0" w:tplc="5AECAC2A">
      <w:start w:val="1"/>
      <w:numFmt w:val="decimal"/>
      <w:pStyle w:val="NumberParagraph"/>
      <w:lvlText w:val="%1"/>
      <w:lvlJc w:val="left"/>
      <w:pPr>
        <w:ind w:left="360" w:hanging="360"/>
      </w:pPr>
      <w:rPr>
        <w:rFonts w:hint="default"/>
        <w:b/>
        <w:i w:val="0"/>
        <w:color w:val="F05A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B52F8A"/>
    <w:multiLevelType w:val="hybridMultilevel"/>
    <w:tmpl w:val="F3A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802E37"/>
    <w:multiLevelType w:val="hybridMultilevel"/>
    <w:tmpl w:val="798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D45EC3"/>
    <w:multiLevelType w:val="hybridMultilevel"/>
    <w:tmpl w:val="5C9089C4"/>
    <w:lvl w:ilvl="0" w:tplc="0B24A652">
      <w:start w:val="1"/>
      <w:numFmt w:val="bullet"/>
      <w:pStyle w:val="numberstepbullet"/>
      <w:lvlText w:val="•"/>
      <w:lvlJc w:val="left"/>
      <w:pPr>
        <w:ind w:left="1040" w:hanging="360"/>
      </w:pPr>
      <w:rPr>
        <w:rFonts w:ascii="Bembo Std" w:hAnsi="Bembo Std" w:hint="default"/>
        <w:color w:val="F05A22"/>
      </w:rPr>
    </w:lvl>
    <w:lvl w:ilvl="1" w:tplc="04090019" w:tentative="1">
      <w:start w:val="1"/>
      <w:numFmt w:val="bullet"/>
      <w:lvlText w:val="o"/>
      <w:lvlJc w:val="left"/>
      <w:pPr>
        <w:ind w:left="1760" w:hanging="360"/>
      </w:pPr>
      <w:rPr>
        <w:rFonts w:ascii="Courier New" w:hAnsi="Courier New" w:cs="Arial" w:hint="default"/>
      </w:rPr>
    </w:lvl>
    <w:lvl w:ilvl="2" w:tplc="0409001B" w:tentative="1">
      <w:start w:val="1"/>
      <w:numFmt w:val="bullet"/>
      <w:lvlText w:val=""/>
      <w:lvlJc w:val="left"/>
      <w:pPr>
        <w:ind w:left="2480" w:hanging="360"/>
      </w:pPr>
      <w:rPr>
        <w:rFonts w:ascii="Wingdings" w:hAnsi="Wingdings" w:hint="default"/>
      </w:rPr>
    </w:lvl>
    <w:lvl w:ilvl="3" w:tplc="0409000F" w:tentative="1">
      <w:start w:val="1"/>
      <w:numFmt w:val="bullet"/>
      <w:lvlText w:val=""/>
      <w:lvlJc w:val="left"/>
      <w:pPr>
        <w:ind w:left="3200" w:hanging="360"/>
      </w:pPr>
      <w:rPr>
        <w:rFonts w:ascii="Symbol" w:hAnsi="Symbol" w:hint="default"/>
      </w:rPr>
    </w:lvl>
    <w:lvl w:ilvl="4" w:tplc="04090019" w:tentative="1">
      <w:start w:val="1"/>
      <w:numFmt w:val="bullet"/>
      <w:lvlText w:val="o"/>
      <w:lvlJc w:val="left"/>
      <w:pPr>
        <w:ind w:left="3920" w:hanging="360"/>
      </w:pPr>
      <w:rPr>
        <w:rFonts w:ascii="Courier New" w:hAnsi="Courier New" w:cs="Arial" w:hint="default"/>
      </w:rPr>
    </w:lvl>
    <w:lvl w:ilvl="5" w:tplc="0409001B" w:tentative="1">
      <w:start w:val="1"/>
      <w:numFmt w:val="bullet"/>
      <w:lvlText w:val=""/>
      <w:lvlJc w:val="left"/>
      <w:pPr>
        <w:ind w:left="4640" w:hanging="360"/>
      </w:pPr>
      <w:rPr>
        <w:rFonts w:ascii="Wingdings" w:hAnsi="Wingdings" w:hint="default"/>
      </w:rPr>
    </w:lvl>
    <w:lvl w:ilvl="6" w:tplc="0409000F" w:tentative="1">
      <w:start w:val="1"/>
      <w:numFmt w:val="bullet"/>
      <w:lvlText w:val=""/>
      <w:lvlJc w:val="left"/>
      <w:pPr>
        <w:ind w:left="5360" w:hanging="360"/>
      </w:pPr>
      <w:rPr>
        <w:rFonts w:ascii="Symbol" w:hAnsi="Symbol" w:hint="default"/>
      </w:rPr>
    </w:lvl>
    <w:lvl w:ilvl="7" w:tplc="04090019" w:tentative="1">
      <w:start w:val="1"/>
      <w:numFmt w:val="bullet"/>
      <w:lvlText w:val="o"/>
      <w:lvlJc w:val="left"/>
      <w:pPr>
        <w:ind w:left="6080" w:hanging="360"/>
      </w:pPr>
      <w:rPr>
        <w:rFonts w:ascii="Courier New" w:hAnsi="Courier New" w:cs="Arial" w:hint="default"/>
      </w:rPr>
    </w:lvl>
    <w:lvl w:ilvl="8" w:tplc="0409001B" w:tentative="1">
      <w:start w:val="1"/>
      <w:numFmt w:val="bullet"/>
      <w:lvlText w:val=""/>
      <w:lvlJc w:val="left"/>
      <w:pPr>
        <w:ind w:left="6800" w:hanging="360"/>
      </w:pPr>
      <w:rPr>
        <w:rFonts w:ascii="Wingdings" w:hAnsi="Wingdings" w:hint="default"/>
      </w:rPr>
    </w:lvl>
  </w:abstractNum>
  <w:abstractNum w:abstractNumId="17">
    <w:nsid w:val="64A564D1"/>
    <w:multiLevelType w:val="hybridMultilevel"/>
    <w:tmpl w:val="C044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7C236A"/>
    <w:multiLevelType w:val="hybridMultilevel"/>
    <w:tmpl w:val="B9CEB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575B08"/>
    <w:multiLevelType w:val="multilevel"/>
    <w:tmpl w:val="FE5C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852204"/>
    <w:multiLevelType w:val="hybridMultilevel"/>
    <w:tmpl w:val="A1C22C6A"/>
    <w:lvl w:ilvl="0" w:tplc="04090001">
      <w:start w:val="1"/>
      <w:numFmt w:val="bullet"/>
      <w:pStyle w:val="ListParagraph"/>
      <w:lvlText w:val=""/>
      <w:lvlJc w:val="left"/>
      <w:pPr>
        <w:ind w:left="360" w:hanging="360"/>
      </w:pPr>
      <w:rPr>
        <w:rFonts w:ascii="Symbol" w:hAnsi="Symbol" w:hint="default"/>
        <w:color w:val="F05A22"/>
        <w:u w:color="4F81BD" w:themeColor="accent1"/>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5020CE"/>
    <w:multiLevelType w:val="multilevel"/>
    <w:tmpl w:val="6848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683678"/>
    <w:multiLevelType w:val="hybridMultilevel"/>
    <w:tmpl w:val="AA2854F2"/>
    <w:lvl w:ilvl="0" w:tplc="DF5692CE">
      <w:start w:val="1"/>
      <w:numFmt w:val="bullet"/>
      <w:lvlText w:val=""/>
      <w:lvlJc w:val="left"/>
      <w:pPr>
        <w:ind w:left="360" w:hanging="360"/>
      </w:pPr>
      <w:rPr>
        <w:rFonts w:ascii="Symbol" w:hAnsi="Symbol" w:hint="default"/>
      </w:rPr>
    </w:lvl>
    <w:lvl w:ilvl="1" w:tplc="83885B40" w:tentative="1">
      <w:start w:val="1"/>
      <w:numFmt w:val="bullet"/>
      <w:lvlText w:val="o"/>
      <w:lvlJc w:val="left"/>
      <w:pPr>
        <w:ind w:left="1080" w:hanging="360"/>
      </w:pPr>
      <w:rPr>
        <w:rFonts w:ascii="Courier New" w:hAnsi="Courier New" w:hint="default"/>
      </w:rPr>
    </w:lvl>
    <w:lvl w:ilvl="2" w:tplc="11565B1C" w:tentative="1">
      <w:start w:val="1"/>
      <w:numFmt w:val="bullet"/>
      <w:lvlText w:val=""/>
      <w:lvlJc w:val="left"/>
      <w:pPr>
        <w:ind w:left="1800" w:hanging="360"/>
      </w:pPr>
      <w:rPr>
        <w:rFonts w:ascii="Wingdings" w:hAnsi="Wingdings" w:hint="default"/>
      </w:rPr>
    </w:lvl>
    <w:lvl w:ilvl="3" w:tplc="D2FA553A" w:tentative="1">
      <w:start w:val="1"/>
      <w:numFmt w:val="bullet"/>
      <w:lvlText w:val=""/>
      <w:lvlJc w:val="left"/>
      <w:pPr>
        <w:ind w:left="2520" w:hanging="360"/>
      </w:pPr>
      <w:rPr>
        <w:rFonts w:ascii="Symbol" w:hAnsi="Symbol" w:hint="default"/>
      </w:rPr>
    </w:lvl>
    <w:lvl w:ilvl="4" w:tplc="28B40A1A" w:tentative="1">
      <w:start w:val="1"/>
      <w:numFmt w:val="bullet"/>
      <w:lvlText w:val="o"/>
      <w:lvlJc w:val="left"/>
      <w:pPr>
        <w:ind w:left="3240" w:hanging="360"/>
      </w:pPr>
      <w:rPr>
        <w:rFonts w:ascii="Courier New" w:hAnsi="Courier New" w:hint="default"/>
      </w:rPr>
    </w:lvl>
    <w:lvl w:ilvl="5" w:tplc="EC0E92C0" w:tentative="1">
      <w:start w:val="1"/>
      <w:numFmt w:val="bullet"/>
      <w:lvlText w:val=""/>
      <w:lvlJc w:val="left"/>
      <w:pPr>
        <w:ind w:left="3960" w:hanging="360"/>
      </w:pPr>
      <w:rPr>
        <w:rFonts w:ascii="Wingdings" w:hAnsi="Wingdings" w:hint="default"/>
      </w:rPr>
    </w:lvl>
    <w:lvl w:ilvl="6" w:tplc="3C90BF9A" w:tentative="1">
      <w:start w:val="1"/>
      <w:numFmt w:val="bullet"/>
      <w:lvlText w:val=""/>
      <w:lvlJc w:val="left"/>
      <w:pPr>
        <w:ind w:left="4680" w:hanging="360"/>
      </w:pPr>
      <w:rPr>
        <w:rFonts w:ascii="Symbol" w:hAnsi="Symbol" w:hint="default"/>
      </w:rPr>
    </w:lvl>
    <w:lvl w:ilvl="7" w:tplc="FCE8F8FE" w:tentative="1">
      <w:start w:val="1"/>
      <w:numFmt w:val="bullet"/>
      <w:lvlText w:val="o"/>
      <w:lvlJc w:val="left"/>
      <w:pPr>
        <w:ind w:left="5400" w:hanging="360"/>
      </w:pPr>
      <w:rPr>
        <w:rFonts w:ascii="Courier New" w:hAnsi="Courier New" w:hint="default"/>
      </w:rPr>
    </w:lvl>
    <w:lvl w:ilvl="8" w:tplc="B7665124" w:tentative="1">
      <w:start w:val="1"/>
      <w:numFmt w:val="bullet"/>
      <w:lvlText w:val=""/>
      <w:lvlJc w:val="left"/>
      <w:pPr>
        <w:ind w:left="6120" w:hanging="360"/>
      </w:pPr>
      <w:rPr>
        <w:rFonts w:ascii="Wingdings" w:hAnsi="Wingdings" w:hint="default"/>
      </w:rPr>
    </w:lvl>
  </w:abstractNum>
  <w:abstractNum w:abstractNumId="23">
    <w:nsid w:val="79120A47"/>
    <w:multiLevelType w:val="multilevel"/>
    <w:tmpl w:val="0FC44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AE7345C"/>
    <w:multiLevelType w:val="hybridMultilevel"/>
    <w:tmpl w:val="ED10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6"/>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9"/>
  </w:num>
  <w:num w:numId="26">
    <w:abstractNumId w:val="7"/>
  </w:num>
  <w:num w:numId="27">
    <w:abstractNumId w:val="6"/>
  </w:num>
  <w:num w:numId="28">
    <w:abstractNumId w:val="5"/>
  </w:num>
  <w:num w:numId="29">
    <w:abstractNumId w:val="4"/>
  </w:num>
  <w:num w:numId="30">
    <w:abstractNumId w:val="8"/>
  </w:num>
  <w:num w:numId="31">
    <w:abstractNumId w:val="3"/>
  </w:num>
  <w:num w:numId="32">
    <w:abstractNumId w:val="2"/>
  </w:num>
  <w:num w:numId="33">
    <w:abstractNumId w:val="1"/>
  </w:num>
  <w:num w:numId="34">
    <w:abstractNumId w:val="0"/>
  </w:num>
  <w:num w:numId="35">
    <w:abstractNumId w:val="11"/>
  </w:num>
  <w:num w:numId="36">
    <w:abstractNumId w:val="21"/>
  </w:num>
  <w:num w:numId="37">
    <w:abstractNumId w:val="15"/>
  </w:num>
  <w:num w:numId="38">
    <w:abstractNumId w:val="10"/>
  </w:num>
  <w:num w:numId="39">
    <w:abstractNumId w:val="12"/>
  </w:num>
  <w:num w:numId="40">
    <w:abstractNumId w:val="22"/>
  </w:num>
  <w:num w:numId="41">
    <w:abstractNumId w:val="23"/>
  </w:num>
  <w:num w:numId="42">
    <w:abstractNumId w:val="14"/>
  </w:num>
  <w:num w:numId="43">
    <w:abstractNumId w:val="24"/>
  </w:num>
  <w:num w:numId="44">
    <w:abstractNumId w:val="18"/>
  </w:num>
  <w:num w:numId="45">
    <w:abstractNumId w:val="17"/>
  </w:num>
  <w:num w:numId="46">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142F26"/>
    <w:rsid w:val="00022B0F"/>
    <w:rsid w:val="0003678D"/>
    <w:rsid w:val="00041818"/>
    <w:rsid w:val="00041F8B"/>
    <w:rsid w:val="000620E1"/>
    <w:rsid w:val="000902BA"/>
    <w:rsid w:val="000943C7"/>
    <w:rsid w:val="000A2C13"/>
    <w:rsid w:val="000B5CF7"/>
    <w:rsid w:val="000C6AF8"/>
    <w:rsid w:val="000D11A7"/>
    <w:rsid w:val="001022EB"/>
    <w:rsid w:val="001032D2"/>
    <w:rsid w:val="001175BA"/>
    <w:rsid w:val="00117C81"/>
    <w:rsid w:val="001320E9"/>
    <w:rsid w:val="001428AB"/>
    <w:rsid w:val="00142F26"/>
    <w:rsid w:val="0014465D"/>
    <w:rsid w:val="001449E2"/>
    <w:rsid w:val="00146A7C"/>
    <w:rsid w:val="00183CE4"/>
    <w:rsid w:val="00195B6D"/>
    <w:rsid w:val="002356BA"/>
    <w:rsid w:val="00235D54"/>
    <w:rsid w:val="00237869"/>
    <w:rsid w:val="00244DA0"/>
    <w:rsid w:val="0026019F"/>
    <w:rsid w:val="00263CCA"/>
    <w:rsid w:val="00267718"/>
    <w:rsid w:val="002813C8"/>
    <w:rsid w:val="002A265A"/>
    <w:rsid w:val="002B09D6"/>
    <w:rsid w:val="002D3B3F"/>
    <w:rsid w:val="002E4622"/>
    <w:rsid w:val="003107D2"/>
    <w:rsid w:val="00313CE7"/>
    <w:rsid w:val="00322FBF"/>
    <w:rsid w:val="00341E01"/>
    <w:rsid w:val="00346014"/>
    <w:rsid w:val="003567EB"/>
    <w:rsid w:val="00356B0C"/>
    <w:rsid w:val="00362B61"/>
    <w:rsid w:val="00377F28"/>
    <w:rsid w:val="00396E9D"/>
    <w:rsid w:val="003A5065"/>
    <w:rsid w:val="003A6A74"/>
    <w:rsid w:val="003D74F7"/>
    <w:rsid w:val="003E12D0"/>
    <w:rsid w:val="003E4B12"/>
    <w:rsid w:val="00401886"/>
    <w:rsid w:val="004051A1"/>
    <w:rsid w:val="00405BE9"/>
    <w:rsid w:val="00437A65"/>
    <w:rsid w:val="004577DD"/>
    <w:rsid w:val="00483E7E"/>
    <w:rsid w:val="00490D87"/>
    <w:rsid w:val="00493C43"/>
    <w:rsid w:val="004A524E"/>
    <w:rsid w:val="004B022E"/>
    <w:rsid w:val="005026CA"/>
    <w:rsid w:val="00503CC8"/>
    <w:rsid w:val="00503F87"/>
    <w:rsid w:val="005051C1"/>
    <w:rsid w:val="00531E72"/>
    <w:rsid w:val="00533966"/>
    <w:rsid w:val="0053475C"/>
    <w:rsid w:val="005373FC"/>
    <w:rsid w:val="00537808"/>
    <w:rsid w:val="00552F62"/>
    <w:rsid w:val="005612BD"/>
    <w:rsid w:val="0057485B"/>
    <w:rsid w:val="00592F5C"/>
    <w:rsid w:val="00595983"/>
    <w:rsid w:val="005A2C36"/>
    <w:rsid w:val="005B15A3"/>
    <w:rsid w:val="005C546A"/>
    <w:rsid w:val="005D414B"/>
    <w:rsid w:val="005F6B0B"/>
    <w:rsid w:val="00602E05"/>
    <w:rsid w:val="00626BCD"/>
    <w:rsid w:val="0063470F"/>
    <w:rsid w:val="0064538E"/>
    <w:rsid w:val="0065598D"/>
    <w:rsid w:val="0066357E"/>
    <w:rsid w:val="00671D40"/>
    <w:rsid w:val="00683971"/>
    <w:rsid w:val="006B03C4"/>
    <w:rsid w:val="006D5958"/>
    <w:rsid w:val="00706079"/>
    <w:rsid w:val="00710E59"/>
    <w:rsid w:val="00733CB6"/>
    <w:rsid w:val="00734562"/>
    <w:rsid w:val="007356A5"/>
    <w:rsid w:val="0077326F"/>
    <w:rsid w:val="00794851"/>
    <w:rsid w:val="007B25CC"/>
    <w:rsid w:val="007B2D52"/>
    <w:rsid w:val="007B359E"/>
    <w:rsid w:val="00800B9C"/>
    <w:rsid w:val="008066ED"/>
    <w:rsid w:val="00813C3E"/>
    <w:rsid w:val="00820377"/>
    <w:rsid w:val="008212BB"/>
    <w:rsid w:val="00831930"/>
    <w:rsid w:val="00845364"/>
    <w:rsid w:val="008617B0"/>
    <w:rsid w:val="00865F4B"/>
    <w:rsid w:val="008716FA"/>
    <w:rsid w:val="008869DD"/>
    <w:rsid w:val="008A320D"/>
    <w:rsid w:val="008B538F"/>
    <w:rsid w:val="008D12E6"/>
    <w:rsid w:val="008F6D9E"/>
    <w:rsid w:val="008F760E"/>
    <w:rsid w:val="00921F79"/>
    <w:rsid w:val="00995A0E"/>
    <w:rsid w:val="009A10C1"/>
    <w:rsid w:val="009B5961"/>
    <w:rsid w:val="00A03C88"/>
    <w:rsid w:val="00A200F6"/>
    <w:rsid w:val="00A24186"/>
    <w:rsid w:val="00A2564D"/>
    <w:rsid w:val="00A32D8B"/>
    <w:rsid w:val="00A41226"/>
    <w:rsid w:val="00A46450"/>
    <w:rsid w:val="00A55583"/>
    <w:rsid w:val="00A8795C"/>
    <w:rsid w:val="00AD5FAF"/>
    <w:rsid w:val="00AE0065"/>
    <w:rsid w:val="00B00147"/>
    <w:rsid w:val="00B33B58"/>
    <w:rsid w:val="00B807EF"/>
    <w:rsid w:val="00B90DEF"/>
    <w:rsid w:val="00B94891"/>
    <w:rsid w:val="00BA002B"/>
    <w:rsid w:val="00BB27F4"/>
    <w:rsid w:val="00BC0BA5"/>
    <w:rsid w:val="00BC40C6"/>
    <w:rsid w:val="00C00CFE"/>
    <w:rsid w:val="00C03A6B"/>
    <w:rsid w:val="00C04222"/>
    <w:rsid w:val="00C17950"/>
    <w:rsid w:val="00C212E5"/>
    <w:rsid w:val="00C25005"/>
    <w:rsid w:val="00C515AC"/>
    <w:rsid w:val="00C73114"/>
    <w:rsid w:val="00CA13A0"/>
    <w:rsid w:val="00CB45B8"/>
    <w:rsid w:val="00CC1EC5"/>
    <w:rsid w:val="00CF243A"/>
    <w:rsid w:val="00D00097"/>
    <w:rsid w:val="00D16415"/>
    <w:rsid w:val="00D313D0"/>
    <w:rsid w:val="00D53D88"/>
    <w:rsid w:val="00D80481"/>
    <w:rsid w:val="00D86471"/>
    <w:rsid w:val="00DA412D"/>
    <w:rsid w:val="00DB1C70"/>
    <w:rsid w:val="00DB4901"/>
    <w:rsid w:val="00DB5734"/>
    <w:rsid w:val="00DD7237"/>
    <w:rsid w:val="00DE49A7"/>
    <w:rsid w:val="00DE5EDF"/>
    <w:rsid w:val="00E04A6A"/>
    <w:rsid w:val="00E115B9"/>
    <w:rsid w:val="00E11DA9"/>
    <w:rsid w:val="00E4665F"/>
    <w:rsid w:val="00E71A27"/>
    <w:rsid w:val="00E73F41"/>
    <w:rsid w:val="00E75A21"/>
    <w:rsid w:val="00E845F3"/>
    <w:rsid w:val="00E93AB6"/>
    <w:rsid w:val="00EA2014"/>
    <w:rsid w:val="00EA2FAA"/>
    <w:rsid w:val="00EE1E63"/>
    <w:rsid w:val="00EF0D1D"/>
    <w:rsid w:val="00F02665"/>
    <w:rsid w:val="00F138D1"/>
    <w:rsid w:val="00F3360E"/>
    <w:rsid w:val="00F34F2A"/>
    <w:rsid w:val="00F4260A"/>
    <w:rsid w:val="00F44062"/>
    <w:rsid w:val="00F44193"/>
    <w:rsid w:val="00F474B4"/>
    <w:rsid w:val="00F66EFD"/>
    <w:rsid w:val="00F92E1F"/>
    <w:rsid w:val="00FD108C"/>
    <w:rsid w:val="00FE77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heading 1" w:uiPriority="9" w:qFormat="1"/>
    <w:lsdException w:name="heading 2" w:qFormat="1"/>
    <w:lsdException w:name="heading 3" w:uiPriority="9" w:qFormat="1"/>
    <w:lsdException w:name="heading 5" w:uiPriority="9"/>
    <w:lsdException w:name="footer" w:uiPriority="99"/>
    <w:lsdException w:name="caption" w:uiPriority="99" w:qFormat="1"/>
    <w:lsdException w:name="Title" w:uiPriority="10" w:qFormat="1"/>
    <w:lsdException w:name="Hyperlink" w:uiPriority="99"/>
    <w:lsdException w:name="FollowedHyperlink" w:uiPriority="99"/>
    <w:lsdException w:name="Strong" w:uiPriority="22" w:qFormat="1"/>
    <w:lsdException w:name="Emphasis" w:uiPriority="20"/>
    <w:lsdException w:name="Normal (Web)" w:uiPriority="99"/>
    <w:lsdException w:name="HTML Code" w:uiPriority="99"/>
    <w:lsdException w:name="HTML Definition" w:uiPriority="99"/>
    <w:lsdException w:name="HTML Preformatted" w:uiPriority="99"/>
    <w:lsdException w:name="No List" w:uiPriority="99"/>
  </w:latentStyles>
  <w:style w:type="paragraph" w:default="1" w:styleId="Normal">
    <w:name w:val="Normal"/>
    <w:qFormat/>
    <w:rsid w:val="0065598D"/>
  </w:style>
  <w:style w:type="paragraph" w:styleId="Heading1">
    <w:name w:val="heading 1"/>
    <w:aliases w:val="do not use"/>
    <w:basedOn w:val="Normal"/>
    <w:next w:val="Normal"/>
    <w:link w:val="Heading1Char"/>
    <w:uiPriority w:val="9"/>
    <w:qFormat/>
    <w:rsid w:val="00C00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E4622"/>
    <w:pPr>
      <w:keepNext/>
      <w:keepLines/>
      <w:spacing w:before="200" w:after="0"/>
      <w:outlineLvl w:val="1"/>
    </w:pPr>
    <w:rPr>
      <w:rFonts w:ascii="Segoe" w:eastAsiaTheme="majorEastAsia" w:hAnsi="Segoe" w:cstheme="majorBidi"/>
      <w:b/>
      <w:bCs/>
      <w:color w:val="F05A22"/>
      <w:sz w:val="26"/>
      <w:szCs w:val="26"/>
    </w:rPr>
  </w:style>
  <w:style w:type="paragraph" w:styleId="Heading3">
    <w:name w:val="heading 3"/>
    <w:basedOn w:val="Normal"/>
    <w:next w:val="Normal"/>
    <w:link w:val="Heading3Char"/>
    <w:uiPriority w:val="9"/>
    <w:unhideWhenUsed/>
    <w:qFormat/>
    <w:rsid w:val="002E4622"/>
    <w:pPr>
      <w:keepNext/>
      <w:keepLines/>
      <w:spacing w:before="200" w:after="0"/>
      <w:outlineLvl w:val="2"/>
    </w:pPr>
    <w:rPr>
      <w:rFonts w:ascii="Segoe" w:eastAsiaTheme="majorEastAsia" w:hAnsi="Segoe" w:cstheme="majorBidi"/>
      <w:b/>
      <w:bCs/>
      <w:color w:val="F05A22"/>
    </w:rPr>
  </w:style>
  <w:style w:type="paragraph" w:styleId="Heading4">
    <w:name w:val="heading 4"/>
    <w:basedOn w:val="Normal"/>
    <w:next w:val="Normal"/>
    <w:link w:val="Heading4Char"/>
    <w:uiPriority w:val="9"/>
    <w:unhideWhenUsed/>
    <w:qFormat/>
    <w:rsid w:val="001428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rsid w:val="00537808"/>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1818"/>
    <w:pPr>
      <w:spacing w:line="240" w:lineRule="auto"/>
    </w:pPr>
    <w:rPr>
      <w:rFonts w:ascii="Helvetica" w:eastAsia="Times New Roman" w:hAnsi="Helvetica" w:cs="Times New Roman"/>
      <w:sz w:val="24"/>
      <w:szCs w:val="24"/>
    </w:rPr>
  </w:style>
  <w:style w:type="paragraph" w:styleId="ListParagraph">
    <w:name w:val="List Paragraph"/>
    <w:basedOn w:val="Normal"/>
    <w:qFormat/>
    <w:rsid w:val="00F474B4"/>
    <w:pPr>
      <w:numPr>
        <w:numId w:val="1"/>
      </w:numPr>
      <w:contextualSpacing/>
    </w:pPr>
  </w:style>
  <w:style w:type="table" w:styleId="TableGrid">
    <w:name w:val="Table Grid"/>
    <w:basedOn w:val="TableNormal"/>
    <w:rsid w:val="00183C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do not use Char"/>
    <w:basedOn w:val="DefaultParagraphFont"/>
    <w:link w:val="Heading1"/>
    <w:uiPriority w:val="9"/>
    <w:rsid w:val="00C00CF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E4622"/>
    <w:rPr>
      <w:rFonts w:ascii="Segoe" w:eastAsiaTheme="majorEastAsia" w:hAnsi="Segoe" w:cstheme="majorBidi"/>
      <w:b/>
      <w:bCs/>
      <w:color w:val="F05A22"/>
      <w:sz w:val="26"/>
      <w:szCs w:val="26"/>
    </w:rPr>
  </w:style>
  <w:style w:type="paragraph" w:customStyle="1" w:styleId="head1">
    <w:name w:val="head1"/>
    <w:basedOn w:val="Normal"/>
    <w:uiPriority w:val="99"/>
    <w:rsid w:val="00626BCD"/>
    <w:pPr>
      <w:tabs>
        <w:tab w:val="left" w:pos="180"/>
      </w:tabs>
      <w:suppressAutoHyphens/>
      <w:autoSpaceDE w:val="0"/>
      <w:autoSpaceDN w:val="0"/>
      <w:adjustRightInd w:val="0"/>
      <w:spacing w:before="240" w:after="40" w:line="340" w:lineRule="atLeast"/>
      <w:textAlignment w:val="center"/>
    </w:pPr>
    <w:rPr>
      <w:rFonts w:ascii="Myriad Pro" w:hAnsi="Myriad Pro" w:cs="Myriad Pro"/>
      <w:b/>
      <w:bCs/>
      <w:color w:val="F05A22"/>
      <w:sz w:val="26"/>
      <w:szCs w:val="26"/>
    </w:rPr>
  </w:style>
  <w:style w:type="paragraph" w:customStyle="1" w:styleId="bodytext">
    <w:name w:val="body.text"/>
    <w:basedOn w:val="Normal"/>
    <w:uiPriority w:val="99"/>
    <w:rsid w:val="005D414B"/>
    <w:pPr>
      <w:tabs>
        <w:tab w:val="left" w:pos="180"/>
      </w:tabs>
      <w:suppressAutoHyphens/>
      <w:autoSpaceDE w:val="0"/>
      <w:autoSpaceDN w:val="0"/>
      <w:adjustRightInd w:val="0"/>
      <w:spacing w:after="120" w:line="260" w:lineRule="atLeast"/>
      <w:textAlignment w:val="center"/>
    </w:pPr>
    <w:rPr>
      <w:rFonts w:ascii="Bembo Std" w:hAnsi="Bembo Std" w:cs="Bembo Std"/>
      <w:color w:val="000000"/>
      <w:sz w:val="20"/>
      <w:szCs w:val="20"/>
    </w:rPr>
  </w:style>
  <w:style w:type="paragraph" w:customStyle="1" w:styleId="bullettxt">
    <w:name w:val="bullet.txt"/>
    <w:basedOn w:val="Normal"/>
    <w:uiPriority w:val="99"/>
    <w:rsid w:val="005D414B"/>
    <w:pPr>
      <w:suppressAutoHyphens/>
      <w:autoSpaceDE w:val="0"/>
      <w:autoSpaceDN w:val="0"/>
      <w:adjustRightInd w:val="0"/>
      <w:spacing w:before="40" w:after="40" w:line="260" w:lineRule="atLeast"/>
      <w:ind w:left="240" w:hanging="240"/>
      <w:textAlignment w:val="center"/>
    </w:pPr>
    <w:rPr>
      <w:rFonts w:ascii="Bembo Std" w:hAnsi="Bembo Std" w:cs="Bembo Std"/>
      <w:color w:val="000000"/>
      <w:sz w:val="20"/>
      <w:szCs w:val="20"/>
    </w:rPr>
  </w:style>
  <w:style w:type="character" w:styleId="SubtleReference">
    <w:name w:val="Subtle Reference"/>
    <w:basedOn w:val="DefaultParagraphFont"/>
    <w:uiPriority w:val="31"/>
    <w:qFormat/>
    <w:rsid w:val="00F474B4"/>
    <w:rPr>
      <w:smallCaps/>
      <w:color w:val="C0504D" w:themeColor="accent2"/>
      <w:u w:val="single"/>
    </w:rPr>
  </w:style>
  <w:style w:type="paragraph" w:customStyle="1" w:styleId="numberstep">
    <w:name w:val="number.step"/>
    <w:basedOn w:val="Normal"/>
    <w:link w:val="numberstepChar"/>
    <w:uiPriority w:val="99"/>
    <w:rsid w:val="005D414B"/>
    <w:pPr>
      <w:suppressAutoHyphens/>
      <w:autoSpaceDE w:val="0"/>
      <w:autoSpaceDN w:val="0"/>
      <w:adjustRightInd w:val="0"/>
      <w:spacing w:before="40" w:after="40" w:line="260" w:lineRule="atLeast"/>
      <w:ind w:left="340" w:hanging="340"/>
      <w:textAlignment w:val="center"/>
    </w:pPr>
    <w:rPr>
      <w:rFonts w:ascii="Bembo Std" w:hAnsi="Bembo Std" w:cs="Bembo Std"/>
      <w:color w:val="000000"/>
      <w:sz w:val="21"/>
      <w:szCs w:val="21"/>
    </w:rPr>
  </w:style>
  <w:style w:type="paragraph" w:customStyle="1" w:styleId="image">
    <w:name w:val="image"/>
    <w:basedOn w:val="Normal"/>
    <w:uiPriority w:val="99"/>
    <w:rsid w:val="00CF243A"/>
    <w:pPr>
      <w:suppressAutoHyphens/>
      <w:autoSpaceDE w:val="0"/>
      <w:autoSpaceDN w:val="0"/>
      <w:adjustRightInd w:val="0"/>
      <w:spacing w:before="100" w:after="120" w:line="288" w:lineRule="auto"/>
      <w:ind w:firstLine="360"/>
      <w:textAlignment w:val="center"/>
    </w:pPr>
    <w:rPr>
      <w:rFonts w:ascii="Bembo Std" w:hAnsi="Bembo Std" w:cs="Bembo Std"/>
      <w:color w:val="000000"/>
      <w:sz w:val="21"/>
      <w:szCs w:val="21"/>
    </w:rPr>
  </w:style>
  <w:style w:type="paragraph" w:customStyle="1" w:styleId="tip">
    <w:name w:val="tip"/>
    <w:basedOn w:val="Normal"/>
    <w:uiPriority w:val="99"/>
    <w:rsid w:val="005D414B"/>
    <w:pPr>
      <w:suppressAutoHyphens/>
      <w:autoSpaceDE w:val="0"/>
      <w:autoSpaceDN w:val="0"/>
      <w:adjustRightInd w:val="0"/>
      <w:spacing w:after="0" w:line="288" w:lineRule="auto"/>
      <w:ind w:right="90"/>
      <w:textAlignment w:val="center"/>
    </w:pPr>
    <w:rPr>
      <w:rFonts w:ascii="Bembo Std Italic" w:hAnsi="Bembo Std Italic" w:cs="Bembo Std Italic"/>
      <w:i/>
      <w:iCs/>
      <w:color w:val="000000"/>
      <w:sz w:val="21"/>
      <w:szCs w:val="21"/>
    </w:rPr>
  </w:style>
  <w:style w:type="paragraph" w:styleId="Caption">
    <w:name w:val="caption"/>
    <w:basedOn w:val="Normal"/>
    <w:uiPriority w:val="99"/>
    <w:qFormat/>
    <w:rsid w:val="005D414B"/>
    <w:pPr>
      <w:suppressAutoHyphens/>
      <w:autoSpaceDE w:val="0"/>
      <w:autoSpaceDN w:val="0"/>
      <w:adjustRightInd w:val="0"/>
      <w:spacing w:after="240" w:line="180" w:lineRule="atLeast"/>
      <w:textAlignment w:val="center"/>
    </w:pPr>
    <w:rPr>
      <w:rFonts w:ascii="Bembo Std Italic" w:hAnsi="Bembo Std Italic" w:cs="Bembo Std Italic"/>
      <w:i/>
      <w:iCs/>
      <w:color w:val="000000"/>
      <w:sz w:val="16"/>
      <w:szCs w:val="16"/>
    </w:rPr>
  </w:style>
  <w:style w:type="character" w:customStyle="1" w:styleId="bold">
    <w:name w:val="bold"/>
    <w:uiPriority w:val="99"/>
    <w:rsid w:val="005D414B"/>
    <w:rPr>
      <w:b/>
      <w:bCs/>
    </w:rPr>
  </w:style>
  <w:style w:type="paragraph" w:styleId="BalloonText">
    <w:name w:val="Balloon Text"/>
    <w:basedOn w:val="Normal"/>
    <w:link w:val="BalloonTextChar"/>
    <w:semiHidden/>
    <w:unhideWhenUsed/>
    <w:rsid w:val="00B80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7EF"/>
    <w:rPr>
      <w:rFonts w:ascii="Tahoma" w:hAnsi="Tahoma" w:cs="Tahoma"/>
      <w:sz w:val="16"/>
      <w:szCs w:val="16"/>
    </w:rPr>
  </w:style>
  <w:style w:type="character" w:styleId="Hyperlink">
    <w:name w:val="Hyperlink"/>
    <w:basedOn w:val="DefaultParagraphFont"/>
    <w:uiPriority w:val="99"/>
    <w:unhideWhenUsed/>
    <w:rsid w:val="007356A5"/>
    <w:rPr>
      <w:color w:val="0000FF" w:themeColor="hyperlink"/>
      <w:u w:val="single"/>
    </w:rPr>
  </w:style>
  <w:style w:type="character" w:styleId="Emphasis">
    <w:name w:val="Emphasis"/>
    <w:basedOn w:val="DefaultParagraphFont"/>
    <w:uiPriority w:val="20"/>
    <w:qFormat/>
    <w:rsid w:val="00DD7237"/>
    <w:rPr>
      <w:i/>
      <w:iCs/>
    </w:rPr>
  </w:style>
  <w:style w:type="character" w:styleId="CommentReference">
    <w:name w:val="annotation reference"/>
    <w:basedOn w:val="DefaultParagraphFont"/>
    <w:unhideWhenUsed/>
    <w:rsid w:val="001022EB"/>
    <w:rPr>
      <w:sz w:val="16"/>
      <w:szCs w:val="16"/>
    </w:rPr>
  </w:style>
  <w:style w:type="paragraph" w:styleId="CommentText">
    <w:name w:val="annotation text"/>
    <w:basedOn w:val="Normal"/>
    <w:link w:val="CommentTextChar"/>
    <w:unhideWhenUsed/>
    <w:rsid w:val="001022EB"/>
    <w:pPr>
      <w:spacing w:line="240" w:lineRule="auto"/>
    </w:pPr>
    <w:rPr>
      <w:sz w:val="20"/>
      <w:szCs w:val="20"/>
    </w:rPr>
  </w:style>
  <w:style w:type="character" w:customStyle="1" w:styleId="CommentTextChar">
    <w:name w:val="Comment Text Char"/>
    <w:basedOn w:val="DefaultParagraphFont"/>
    <w:link w:val="CommentText"/>
    <w:rsid w:val="001022EB"/>
    <w:rPr>
      <w:sz w:val="20"/>
      <w:szCs w:val="20"/>
    </w:rPr>
  </w:style>
  <w:style w:type="paragraph" w:styleId="CommentSubject">
    <w:name w:val="annotation subject"/>
    <w:basedOn w:val="CommentText"/>
    <w:next w:val="CommentText"/>
    <w:link w:val="CommentSubjectChar"/>
    <w:semiHidden/>
    <w:unhideWhenUsed/>
    <w:rsid w:val="001022EB"/>
    <w:rPr>
      <w:b/>
      <w:bCs/>
    </w:rPr>
  </w:style>
  <w:style w:type="character" w:customStyle="1" w:styleId="CommentSubjectChar">
    <w:name w:val="Comment Subject Char"/>
    <w:basedOn w:val="CommentTextChar"/>
    <w:link w:val="CommentSubject"/>
    <w:uiPriority w:val="99"/>
    <w:semiHidden/>
    <w:rsid w:val="001022EB"/>
    <w:rPr>
      <w:b/>
      <w:bCs/>
      <w:sz w:val="20"/>
      <w:szCs w:val="20"/>
    </w:rPr>
  </w:style>
  <w:style w:type="character" w:customStyle="1" w:styleId="Heading3Char">
    <w:name w:val="Heading 3 Char"/>
    <w:basedOn w:val="DefaultParagraphFont"/>
    <w:link w:val="Heading3"/>
    <w:uiPriority w:val="9"/>
    <w:rsid w:val="002E4622"/>
    <w:rPr>
      <w:rFonts w:ascii="Segoe" w:eastAsiaTheme="majorEastAsia" w:hAnsi="Segoe" w:cstheme="majorBidi"/>
      <w:b/>
      <w:bCs/>
      <w:color w:val="F05A22"/>
    </w:rPr>
  </w:style>
  <w:style w:type="character" w:styleId="FollowedHyperlink">
    <w:name w:val="FollowedHyperlink"/>
    <w:basedOn w:val="DefaultParagraphFont"/>
    <w:uiPriority w:val="99"/>
    <w:unhideWhenUsed/>
    <w:rsid w:val="005F6B0B"/>
    <w:rPr>
      <w:color w:val="800080" w:themeColor="followedHyperlink"/>
      <w:u w:val="single"/>
    </w:rPr>
  </w:style>
  <w:style w:type="paragraph" w:styleId="Title">
    <w:name w:val="Title"/>
    <w:basedOn w:val="Normal"/>
    <w:next w:val="Normal"/>
    <w:link w:val="TitleChar"/>
    <w:uiPriority w:val="10"/>
    <w:qFormat/>
    <w:rsid w:val="002E4622"/>
    <w:pPr>
      <w:pBdr>
        <w:bottom w:val="single" w:sz="8" w:space="4" w:color="F05A22"/>
      </w:pBdr>
      <w:spacing w:after="300" w:line="240" w:lineRule="auto"/>
      <w:contextualSpacing/>
    </w:pPr>
    <w:rPr>
      <w:rFonts w:ascii="Segoe" w:eastAsiaTheme="majorEastAsia" w:hAnsi="Segoe" w:cstheme="majorBidi"/>
      <w:color w:val="F05A22"/>
      <w:spacing w:val="5"/>
      <w:kern w:val="28"/>
      <w:sz w:val="52"/>
      <w:szCs w:val="52"/>
    </w:rPr>
  </w:style>
  <w:style w:type="character" w:customStyle="1" w:styleId="TitleChar">
    <w:name w:val="Title Char"/>
    <w:basedOn w:val="DefaultParagraphFont"/>
    <w:link w:val="Title"/>
    <w:uiPriority w:val="10"/>
    <w:rsid w:val="002E4622"/>
    <w:rPr>
      <w:rFonts w:ascii="Segoe" w:eastAsiaTheme="majorEastAsia" w:hAnsi="Segoe" w:cstheme="majorBidi"/>
      <w:color w:val="F05A22"/>
      <w:spacing w:val="5"/>
      <w:kern w:val="28"/>
      <w:sz w:val="52"/>
      <w:szCs w:val="52"/>
    </w:rPr>
  </w:style>
  <w:style w:type="paragraph" w:styleId="Subtitle">
    <w:name w:val="Subtitle"/>
    <w:basedOn w:val="Normal"/>
    <w:next w:val="Normal"/>
    <w:link w:val="SubtitleChar"/>
    <w:uiPriority w:val="11"/>
    <w:qFormat/>
    <w:rsid w:val="00DB57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B573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B5734"/>
    <w:rPr>
      <w:i/>
      <w:iCs/>
      <w:color w:val="808080" w:themeColor="text1" w:themeTint="7F"/>
    </w:rPr>
  </w:style>
  <w:style w:type="character" w:styleId="IntenseEmphasis">
    <w:name w:val="Intense Emphasis"/>
    <w:basedOn w:val="DefaultParagraphFont"/>
    <w:uiPriority w:val="21"/>
    <w:qFormat/>
    <w:rsid w:val="00DB5734"/>
    <w:rPr>
      <w:b/>
      <w:bCs/>
      <w:i/>
      <w:iCs/>
      <w:color w:val="4F81BD" w:themeColor="accent1"/>
    </w:rPr>
  </w:style>
  <w:style w:type="character" w:styleId="Strong">
    <w:name w:val="Strong"/>
    <w:basedOn w:val="DefaultParagraphFont"/>
    <w:uiPriority w:val="22"/>
    <w:qFormat/>
    <w:rsid w:val="00DB5734"/>
    <w:rPr>
      <w:b/>
      <w:bCs/>
    </w:rPr>
  </w:style>
  <w:style w:type="paragraph" w:styleId="Quote">
    <w:name w:val="Quote"/>
    <w:basedOn w:val="Normal"/>
    <w:next w:val="Normal"/>
    <w:link w:val="QuoteChar"/>
    <w:uiPriority w:val="29"/>
    <w:qFormat/>
    <w:rsid w:val="00F474B4"/>
    <w:rPr>
      <w:i/>
      <w:iCs/>
      <w:color w:val="000000" w:themeColor="text1"/>
      <w:sz w:val="18"/>
    </w:rPr>
  </w:style>
  <w:style w:type="character" w:customStyle="1" w:styleId="QuoteChar">
    <w:name w:val="Quote Char"/>
    <w:basedOn w:val="DefaultParagraphFont"/>
    <w:link w:val="Quote"/>
    <w:uiPriority w:val="29"/>
    <w:rsid w:val="00F474B4"/>
    <w:rPr>
      <w:i/>
      <w:iCs/>
      <w:color w:val="000000" w:themeColor="text1"/>
      <w:sz w:val="18"/>
    </w:rPr>
  </w:style>
  <w:style w:type="character" w:customStyle="1" w:styleId="Heading4Char">
    <w:name w:val="Heading 4 Char"/>
    <w:basedOn w:val="DefaultParagraphFont"/>
    <w:link w:val="Heading4"/>
    <w:uiPriority w:val="9"/>
    <w:rsid w:val="001428AB"/>
    <w:rPr>
      <w:rFonts w:asciiTheme="majorHAnsi" w:eastAsiaTheme="majorEastAsia" w:hAnsiTheme="majorHAnsi" w:cstheme="majorBidi"/>
      <w:b/>
      <w:bCs/>
      <w:i/>
      <w:iCs/>
      <w:color w:val="4F81BD" w:themeColor="accent1"/>
    </w:rPr>
  </w:style>
  <w:style w:type="paragraph" w:customStyle="1" w:styleId="NumberParagraph">
    <w:name w:val="Number Paragraph"/>
    <w:basedOn w:val="ListParagraph"/>
    <w:qFormat/>
    <w:rsid w:val="00B90DEF"/>
    <w:pPr>
      <w:numPr>
        <w:numId w:val="2"/>
      </w:numPr>
      <w:spacing w:after="120" w:line="240" w:lineRule="auto"/>
      <w:contextualSpacing w:val="0"/>
    </w:pPr>
  </w:style>
  <w:style w:type="paragraph" w:customStyle="1" w:styleId="initialparagraph">
    <w:name w:val="initial.paragraph"/>
    <w:basedOn w:val="Normal"/>
    <w:uiPriority w:val="99"/>
    <w:rsid w:val="00626BCD"/>
    <w:pPr>
      <w:widowControl w:val="0"/>
      <w:tabs>
        <w:tab w:val="left" w:pos="180"/>
      </w:tabs>
      <w:suppressAutoHyphens/>
      <w:autoSpaceDE w:val="0"/>
      <w:autoSpaceDN w:val="0"/>
      <w:adjustRightInd w:val="0"/>
      <w:spacing w:before="220" w:after="120" w:line="360" w:lineRule="atLeast"/>
      <w:textAlignment w:val="center"/>
    </w:pPr>
    <w:rPr>
      <w:rFonts w:ascii="BemboStd-Italic" w:eastAsia="Times New Roman" w:hAnsi="BemboStd-Italic" w:cs="BemboStd-Italic"/>
      <w:i/>
      <w:iCs/>
      <w:color w:val="000000"/>
      <w:sz w:val="32"/>
      <w:szCs w:val="32"/>
    </w:rPr>
  </w:style>
  <w:style w:type="paragraph" w:customStyle="1" w:styleId="sidebarbox">
    <w:name w:val="sidebar.box"/>
    <w:basedOn w:val="Normal"/>
    <w:uiPriority w:val="99"/>
    <w:rsid w:val="00626BCD"/>
    <w:pPr>
      <w:widowControl w:val="0"/>
      <w:suppressAutoHyphens/>
      <w:autoSpaceDE w:val="0"/>
      <w:autoSpaceDN w:val="0"/>
      <w:adjustRightInd w:val="0"/>
      <w:spacing w:before="120" w:after="120" w:line="288" w:lineRule="auto"/>
      <w:ind w:right="90"/>
      <w:textAlignment w:val="center"/>
    </w:pPr>
    <w:rPr>
      <w:rFonts w:ascii="BemboStd-Italic" w:eastAsia="Times New Roman" w:hAnsi="BemboStd-Italic" w:cs="BemboStd-Italic"/>
      <w:i/>
      <w:iCs/>
      <w:color w:val="000000"/>
      <w:sz w:val="21"/>
      <w:szCs w:val="21"/>
    </w:rPr>
  </w:style>
  <w:style w:type="paragraph" w:customStyle="1" w:styleId="imagebody">
    <w:name w:val="image.body"/>
    <w:basedOn w:val="Normal"/>
    <w:uiPriority w:val="99"/>
    <w:rsid w:val="00626BCD"/>
    <w:pPr>
      <w:widowControl w:val="0"/>
      <w:suppressAutoHyphens/>
      <w:autoSpaceDE w:val="0"/>
      <w:autoSpaceDN w:val="0"/>
      <w:adjustRightInd w:val="0"/>
      <w:spacing w:before="100" w:after="40" w:line="288" w:lineRule="auto"/>
      <w:textAlignment w:val="center"/>
    </w:pPr>
    <w:rPr>
      <w:rFonts w:ascii="BemboStd" w:eastAsia="Times New Roman" w:hAnsi="BemboStd" w:cs="BemboStd"/>
      <w:color w:val="000000"/>
      <w:sz w:val="21"/>
      <w:szCs w:val="21"/>
    </w:rPr>
  </w:style>
  <w:style w:type="paragraph" w:customStyle="1" w:styleId="captionbody">
    <w:name w:val="caption.body"/>
    <w:basedOn w:val="Normal"/>
    <w:uiPriority w:val="99"/>
    <w:rsid w:val="00F474B4"/>
    <w:pPr>
      <w:widowControl w:val="0"/>
      <w:suppressAutoHyphens/>
      <w:autoSpaceDE w:val="0"/>
      <w:autoSpaceDN w:val="0"/>
      <w:adjustRightInd w:val="0"/>
      <w:spacing w:before="360" w:after="240" w:line="180" w:lineRule="atLeast"/>
      <w:textAlignment w:val="center"/>
    </w:pPr>
    <w:rPr>
      <w:rFonts w:ascii="BemboStd-Italic" w:eastAsia="Times New Roman" w:hAnsi="BemboStd-Italic" w:cs="BemboStd-Italic"/>
      <w:i/>
      <w:iCs/>
      <w:color w:val="000000"/>
      <w:sz w:val="16"/>
      <w:szCs w:val="16"/>
    </w:rPr>
  </w:style>
  <w:style w:type="paragraph" w:customStyle="1" w:styleId="Code">
    <w:name w:val="Code"/>
    <w:basedOn w:val="Normal"/>
    <w:uiPriority w:val="99"/>
    <w:rsid w:val="003567EB"/>
    <w:pPr>
      <w:widowControl w:val="0"/>
      <w:suppressAutoHyphens/>
      <w:autoSpaceDE w:val="0"/>
      <w:autoSpaceDN w:val="0"/>
      <w:adjustRightInd w:val="0"/>
      <w:spacing w:before="40" w:after="120" w:line="200" w:lineRule="atLeast"/>
      <w:ind w:left="720" w:hanging="360"/>
      <w:textAlignment w:val="center"/>
    </w:pPr>
    <w:rPr>
      <w:rFonts w:ascii="Courier New" w:eastAsia="Times New Roman" w:hAnsi="Courier New" w:cs="CourierNewPSMT"/>
      <w:color w:val="000000"/>
      <w:sz w:val="18"/>
      <w:szCs w:val="18"/>
    </w:rPr>
  </w:style>
  <w:style w:type="paragraph" w:customStyle="1" w:styleId="Codemultilinefirst">
    <w:name w:val="Code_multiline_first"/>
    <w:basedOn w:val="Normal"/>
    <w:uiPriority w:val="99"/>
    <w:rsid w:val="00626BCD"/>
    <w:pPr>
      <w:keepNext/>
      <w:keepLines/>
      <w:widowControl w:val="0"/>
      <w:suppressAutoHyphens/>
      <w:autoSpaceDE w:val="0"/>
      <w:autoSpaceDN w:val="0"/>
      <w:adjustRightInd w:val="0"/>
      <w:spacing w:before="80" w:after="0" w:line="220" w:lineRule="atLeast"/>
      <w:ind w:left="360"/>
      <w:textAlignment w:val="center"/>
    </w:pPr>
    <w:rPr>
      <w:rFonts w:ascii="CourierNewPSMT" w:eastAsia="Times New Roman" w:hAnsi="CourierNewPSMT" w:cs="CourierNewPSMT"/>
      <w:color w:val="000000"/>
      <w:sz w:val="18"/>
      <w:szCs w:val="18"/>
    </w:rPr>
  </w:style>
  <w:style w:type="paragraph" w:customStyle="1" w:styleId="Codemultiline">
    <w:name w:val="Code_multiline"/>
    <w:basedOn w:val="Normal"/>
    <w:uiPriority w:val="99"/>
    <w:rsid w:val="00E845F3"/>
    <w:pPr>
      <w:keepLines/>
      <w:widowControl w:val="0"/>
      <w:suppressAutoHyphens/>
      <w:autoSpaceDE w:val="0"/>
      <w:autoSpaceDN w:val="0"/>
      <w:adjustRightInd w:val="0"/>
      <w:spacing w:before="40" w:after="0" w:line="220" w:lineRule="atLeast"/>
      <w:ind w:left="360"/>
      <w:textAlignment w:val="center"/>
    </w:pPr>
    <w:rPr>
      <w:rFonts w:ascii="Courier" w:eastAsia="Times New Roman" w:hAnsi="Courier" w:cs="CourierNewPSMT"/>
      <w:color w:val="000000"/>
      <w:sz w:val="18"/>
      <w:szCs w:val="18"/>
    </w:rPr>
  </w:style>
  <w:style w:type="paragraph" w:customStyle="1" w:styleId="Codemultilinelast">
    <w:name w:val="Code_multiline_last"/>
    <w:basedOn w:val="Normal"/>
    <w:uiPriority w:val="99"/>
    <w:rsid w:val="00626BCD"/>
    <w:pPr>
      <w:widowControl w:val="0"/>
      <w:suppressAutoHyphens/>
      <w:autoSpaceDE w:val="0"/>
      <w:autoSpaceDN w:val="0"/>
      <w:adjustRightInd w:val="0"/>
      <w:spacing w:before="40" w:after="80" w:line="220" w:lineRule="atLeast"/>
      <w:ind w:left="360"/>
      <w:textAlignment w:val="center"/>
    </w:pPr>
    <w:rPr>
      <w:rFonts w:ascii="CourierNewPSMT" w:eastAsia="Times New Roman" w:hAnsi="CourierNewPSMT" w:cs="CourierNewPSMT"/>
      <w:color w:val="000000"/>
      <w:sz w:val="18"/>
      <w:szCs w:val="18"/>
    </w:rPr>
  </w:style>
  <w:style w:type="paragraph" w:customStyle="1" w:styleId="head3">
    <w:name w:val="head3"/>
    <w:basedOn w:val="bodytext"/>
    <w:next w:val="bodytext"/>
    <w:uiPriority w:val="99"/>
    <w:rsid w:val="00626BCD"/>
    <w:pPr>
      <w:keepNext/>
      <w:widowControl w:val="0"/>
      <w:spacing w:before="160" w:after="0"/>
    </w:pPr>
    <w:rPr>
      <w:rFonts w:ascii="MyriadPro-Semibold" w:eastAsia="Times New Roman" w:hAnsi="MyriadPro-Semibold" w:cs="MyriadPro-Semibold"/>
      <w:sz w:val="21"/>
      <w:szCs w:val="21"/>
    </w:rPr>
  </w:style>
  <w:style w:type="paragraph" w:customStyle="1" w:styleId="Code1ln">
    <w:name w:val="Code_1ln"/>
    <w:basedOn w:val="Normal"/>
    <w:uiPriority w:val="99"/>
    <w:rsid w:val="00A55583"/>
    <w:pPr>
      <w:widowControl w:val="0"/>
      <w:suppressAutoHyphens/>
      <w:autoSpaceDE w:val="0"/>
      <w:autoSpaceDN w:val="0"/>
      <w:adjustRightInd w:val="0"/>
      <w:spacing w:before="80" w:after="80" w:line="220" w:lineRule="atLeast"/>
      <w:ind w:left="360"/>
      <w:textAlignment w:val="center"/>
    </w:pPr>
    <w:rPr>
      <w:rFonts w:ascii="Courier" w:eastAsia="Times New Roman" w:hAnsi="Courier" w:cs="CourierNewPSMT"/>
      <w:color w:val="000000"/>
      <w:sz w:val="18"/>
      <w:szCs w:val="18"/>
    </w:rPr>
  </w:style>
  <w:style w:type="paragraph" w:customStyle="1" w:styleId="captionnumberstep">
    <w:name w:val="caption.number.step"/>
    <w:basedOn w:val="Normal"/>
    <w:uiPriority w:val="99"/>
    <w:rsid w:val="00626BCD"/>
    <w:pPr>
      <w:widowControl w:val="0"/>
      <w:suppressAutoHyphens/>
      <w:autoSpaceDE w:val="0"/>
      <w:autoSpaceDN w:val="0"/>
      <w:adjustRightInd w:val="0"/>
      <w:spacing w:before="120" w:after="120" w:line="180" w:lineRule="atLeast"/>
      <w:ind w:left="360"/>
      <w:textAlignment w:val="center"/>
    </w:pPr>
    <w:rPr>
      <w:rFonts w:ascii="BemboStd-Italic" w:eastAsia="Times New Roman" w:hAnsi="BemboStd-Italic" w:cs="BemboStd-Italic"/>
      <w:i/>
      <w:iCs/>
      <w:color w:val="000000"/>
      <w:sz w:val="16"/>
      <w:szCs w:val="16"/>
    </w:rPr>
  </w:style>
  <w:style w:type="paragraph" w:customStyle="1" w:styleId="numberstepbullet">
    <w:name w:val="number.step.bullet"/>
    <w:basedOn w:val="Normal"/>
    <w:uiPriority w:val="99"/>
    <w:rsid w:val="00626BCD"/>
    <w:pPr>
      <w:widowControl w:val="0"/>
      <w:numPr>
        <w:numId w:val="3"/>
      </w:numPr>
      <w:suppressAutoHyphens/>
      <w:autoSpaceDE w:val="0"/>
      <w:autoSpaceDN w:val="0"/>
      <w:adjustRightInd w:val="0"/>
      <w:spacing w:before="40" w:after="40" w:line="260" w:lineRule="atLeast"/>
      <w:textAlignment w:val="center"/>
    </w:pPr>
    <w:rPr>
      <w:rFonts w:ascii="BemboStd" w:eastAsia="Times New Roman" w:hAnsi="BemboStd" w:cs="BemboStd"/>
      <w:color w:val="000000"/>
      <w:sz w:val="21"/>
      <w:szCs w:val="21"/>
    </w:rPr>
  </w:style>
  <w:style w:type="paragraph" w:customStyle="1" w:styleId="sidebarheadline">
    <w:name w:val="sidebar.headline"/>
    <w:basedOn w:val="Normal"/>
    <w:uiPriority w:val="99"/>
    <w:rsid w:val="00706079"/>
    <w:pPr>
      <w:widowControl w:val="0"/>
      <w:suppressAutoHyphens/>
      <w:autoSpaceDE w:val="0"/>
      <w:autoSpaceDN w:val="0"/>
      <w:adjustRightInd w:val="0"/>
      <w:spacing w:after="0" w:line="260" w:lineRule="atLeast"/>
      <w:textAlignment w:val="center"/>
    </w:pPr>
    <w:rPr>
      <w:rFonts w:ascii="Segoe" w:eastAsia="Times New Roman" w:hAnsi="Segoe" w:cs="MyriadPro-Semibold"/>
      <w:b/>
      <w:color w:val="FFFFFF"/>
      <w:sz w:val="26"/>
      <w:szCs w:val="26"/>
    </w:rPr>
  </w:style>
  <w:style w:type="paragraph" w:customStyle="1" w:styleId="sidebarparagraph">
    <w:name w:val="sidebar.paragraph"/>
    <w:basedOn w:val="Normal"/>
    <w:next w:val="Normal"/>
    <w:uiPriority w:val="99"/>
    <w:rsid w:val="00B90DEF"/>
    <w:pPr>
      <w:widowControl w:val="0"/>
      <w:suppressAutoHyphens/>
      <w:autoSpaceDE w:val="0"/>
      <w:autoSpaceDN w:val="0"/>
      <w:adjustRightInd w:val="0"/>
      <w:spacing w:before="80" w:after="0" w:line="220" w:lineRule="atLeast"/>
      <w:textAlignment w:val="center"/>
    </w:pPr>
    <w:rPr>
      <w:rFonts w:eastAsia="Times New Roman" w:cs="BemboStd"/>
      <w:color w:val="000000"/>
      <w:sz w:val="20"/>
      <w:szCs w:val="19"/>
    </w:rPr>
  </w:style>
  <w:style w:type="character" w:customStyle="1" w:styleId="numberbold">
    <w:name w:val="number.bold"/>
    <w:uiPriority w:val="99"/>
    <w:rsid w:val="00626BCD"/>
    <w:rPr>
      <w:rFonts w:ascii="MyriadPro-Bold" w:hAnsi="MyriadPro-Bold"/>
      <w:b/>
      <w:color w:val="FF3200"/>
    </w:rPr>
  </w:style>
  <w:style w:type="character" w:customStyle="1" w:styleId="codeboldRED">
    <w:name w:val="code_boldRED"/>
    <w:uiPriority w:val="99"/>
    <w:rsid w:val="00626BCD"/>
    <w:rPr>
      <w:b/>
      <w:color w:val="FF0000"/>
    </w:rPr>
  </w:style>
  <w:style w:type="character" w:customStyle="1" w:styleId="italic">
    <w:name w:val="italic"/>
    <w:uiPriority w:val="99"/>
    <w:rsid w:val="00626BCD"/>
    <w:rPr>
      <w:i/>
    </w:rPr>
  </w:style>
  <w:style w:type="character" w:customStyle="1" w:styleId="head2code">
    <w:name w:val="head2_code"/>
    <w:uiPriority w:val="99"/>
    <w:rsid w:val="00706079"/>
    <w:rPr>
      <w:rFonts w:ascii="Courier New" w:hAnsi="Courier New"/>
      <w:b/>
      <w:sz w:val="21"/>
    </w:rPr>
  </w:style>
  <w:style w:type="character" w:customStyle="1" w:styleId="captionURL">
    <w:name w:val="caption_URL"/>
    <w:uiPriority w:val="99"/>
    <w:rsid w:val="00626BCD"/>
    <w:rPr>
      <w:rFonts w:ascii="BemboStd" w:hAnsi="BemboStd"/>
    </w:rPr>
  </w:style>
  <w:style w:type="character" w:customStyle="1" w:styleId="URL">
    <w:name w:val="URL"/>
    <w:uiPriority w:val="99"/>
    <w:rsid w:val="00626BCD"/>
    <w:rPr>
      <w:i/>
    </w:rPr>
  </w:style>
  <w:style w:type="character" w:customStyle="1" w:styleId="tipURL">
    <w:name w:val="tip_URL"/>
    <w:uiPriority w:val="99"/>
    <w:rsid w:val="00626BCD"/>
    <w:rPr>
      <w:rFonts w:ascii="BemboStd" w:hAnsi="BemboStd" w:cs="BemboStd"/>
      <w:i/>
      <w:iCs/>
    </w:rPr>
  </w:style>
  <w:style w:type="paragraph" w:styleId="IntenseQuote">
    <w:name w:val="Intense Quote"/>
    <w:basedOn w:val="Normal"/>
    <w:next w:val="Normal"/>
    <w:link w:val="IntenseQuoteChar"/>
    <w:uiPriority w:val="30"/>
    <w:qFormat/>
    <w:rsid w:val="00F474B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74B4"/>
    <w:rPr>
      <w:b/>
      <w:bCs/>
      <w:i/>
      <w:iCs/>
      <w:color w:val="4F81BD" w:themeColor="accent1"/>
    </w:rPr>
  </w:style>
  <w:style w:type="paragraph" w:customStyle="1" w:styleId="NoParagraphStyle">
    <w:name w:val="[No Paragraph Style]"/>
    <w:uiPriority w:val="99"/>
    <w:rsid w:val="002356BA"/>
    <w:pPr>
      <w:widowControl w:val="0"/>
      <w:autoSpaceDE w:val="0"/>
      <w:autoSpaceDN w:val="0"/>
      <w:adjustRightInd w:val="0"/>
      <w:spacing w:after="0" w:line="288" w:lineRule="auto"/>
      <w:textAlignment w:val="center"/>
    </w:pPr>
    <w:rPr>
      <w:rFonts w:ascii="Times-Roman" w:eastAsia="Times New Roman" w:hAnsi="Times-Roman" w:cs="Times-Roman"/>
      <w:color w:val="000000"/>
      <w:sz w:val="24"/>
      <w:szCs w:val="24"/>
    </w:rPr>
  </w:style>
  <w:style w:type="paragraph" w:customStyle="1" w:styleId="videosidebar">
    <w:name w:val="video.sidebar"/>
    <w:basedOn w:val="NoParagraphStyle"/>
    <w:uiPriority w:val="99"/>
    <w:rsid w:val="002356BA"/>
    <w:pPr>
      <w:tabs>
        <w:tab w:val="left" w:pos="180"/>
      </w:tabs>
      <w:suppressAutoHyphens/>
      <w:spacing w:before="120" w:line="260" w:lineRule="atLeast"/>
    </w:pPr>
    <w:rPr>
      <w:rFonts w:ascii="BemboStd" w:hAnsi="BemboStd" w:cs="BemboStd"/>
      <w:sz w:val="20"/>
      <w:szCs w:val="20"/>
    </w:rPr>
  </w:style>
  <w:style w:type="paragraph" w:customStyle="1" w:styleId="head2">
    <w:name w:val="head2"/>
    <w:basedOn w:val="NoParagraphStyle"/>
    <w:uiPriority w:val="99"/>
    <w:rsid w:val="002356BA"/>
    <w:pPr>
      <w:keepNext/>
      <w:suppressAutoHyphens/>
      <w:spacing w:before="280" w:after="80" w:line="300" w:lineRule="atLeast"/>
    </w:pPr>
    <w:rPr>
      <w:rFonts w:ascii="MyriadPro-Bold" w:hAnsi="MyriadPro-Bold" w:cs="MyriadPro-Bold"/>
      <w:b/>
      <w:bCs/>
      <w:sz w:val="22"/>
      <w:szCs w:val="22"/>
    </w:rPr>
  </w:style>
  <w:style w:type="paragraph" w:customStyle="1" w:styleId="BasicParagraph">
    <w:name w:val="[Basic Paragraph]"/>
    <w:basedOn w:val="NoParagraphStyle"/>
    <w:uiPriority w:val="99"/>
    <w:rsid w:val="002356BA"/>
  </w:style>
  <w:style w:type="paragraph" w:customStyle="1" w:styleId="imagenumberstep">
    <w:name w:val="image.number.step"/>
    <w:basedOn w:val="NoParagraphStyle"/>
    <w:uiPriority w:val="99"/>
    <w:rsid w:val="002356BA"/>
    <w:pPr>
      <w:suppressAutoHyphens/>
      <w:spacing w:before="120" w:after="40"/>
      <w:ind w:left="5" w:firstLine="360"/>
    </w:pPr>
    <w:rPr>
      <w:rFonts w:ascii="BemboStd" w:hAnsi="BemboStd" w:cs="BemboStd"/>
      <w:sz w:val="21"/>
      <w:szCs w:val="21"/>
    </w:rPr>
  </w:style>
  <w:style w:type="paragraph" w:customStyle="1" w:styleId="numbersubparagraph">
    <w:name w:val="number.sub.paragraph"/>
    <w:basedOn w:val="NoParagraphStyle"/>
    <w:uiPriority w:val="99"/>
    <w:rsid w:val="002356BA"/>
    <w:pPr>
      <w:suppressAutoHyphens/>
      <w:spacing w:after="40" w:line="260" w:lineRule="atLeast"/>
      <w:ind w:left="360"/>
    </w:pPr>
    <w:rPr>
      <w:rFonts w:ascii="BemboStd" w:hAnsi="BemboStd" w:cs="BemboStd"/>
      <w:sz w:val="21"/>
      <w:szCs w:val="21"/>
    </w:rPr>
  </w:style>
  <w:style w:type="paragraph" w:customStyle="1" w:styleId="videosidebarheadline">
    <w:name w:val="video.sidebar.headline"/>
    <w:basedOn w:val="NoParagraphStyle"/>
    <w:uiPriority w:val="99"/>
    <w:rsid w:val="002356BA"/>
    <w:pPr>
      <w:pBdr>
        <w:top w:val="single" w:sz="96" w:space="0" w:color="000000"/>
      </w:pBdr>
      <w:suppressAutoHyphens/>
      <w:spacing w:after="60" w:line="260" w:lineRule="atLeast"/>
    </w:pPr>
    <w:rPr>
      <w:rFonts w:ascii="MyriadPro-Semibold" w:hAnsi="MyriadPro-Semibold" w:cs="MyriadPro-Semibold"/>
      <w:color w:val="FFFFFF"/>
      <w:sz w:val="26"/>
      <w:szCs w:val="26"/>
    </w:rPr>
  </w:style>
  <w:style w:type="paragraph" w:customStyle="1" w:styleId="videosidebarparagraph">
    <w:name w:val="video.sidebar.paragraph"/>
    <w:basedOn w:val="NoParagraphStyle"/>
    <w:next w:val="NoParagraphStyle"/>
    <w:uiPriority w:val="99"/>
    <w:rsid w:val="002356BA"/>
    <w:pPr>
      <w:suppressAutoHyphens/>
      <w:spacing w:before="80" w:line="220" w:lineRule="atLeast"/>
    </w:pPr>
    <w:rPr>
      <w:rFonts w:ascii="BemboStd" w:hAnsi="BemboStd" w:cs="BemboStd"/>
      <w:sz w:val="19"/>
      <w:szCs w:val="19"/>
    </w:rPr>
  </w:style>
  <w:style w:type="character" w:customStyle="1" w:styleId="codetype">
    <w:name w:val="code_type"/>
    <w:uiPriority w:val="99"/>
    <w:rsid w:val="002356BA"/>
    <w:rPr>
      <w:rFonts w:ascii="CourierNewPS-BoldMT" w:hAnsi="CourierNewPS-BoldMT" w:cs="CourierNewPS-BoldMT"/>
      <w:b/>
      <w:bCs/>
      <w:color w:val="000000"/>
      <w:sz w:val="18"/>
    </w:rPr>
  </w:style>
  <w:style w:type="character" w:customStyle="1" w:styleId="captioncode">
    <w:name w:val="caption_code"/>
    <w:uiPriority w:val="99"/>
    <w:rsid w:val="00C212E5"/>
    <w:rPr>
      <w:rFonts w:ascii="Courier New" w:hAnsi="Courier New"/>
      <w:sz w:val="14"/>
    </w:rPr>
  </w:style>
  <w:style w:type="character" w:customStyle="1" w:styleId="head2code0">
    <w:name w:val="head2.code"/>
    <w:uiPriority w:val="99"/>
    <w:rsid w:val="002356BA"/>
    <w:rPr>
      <w:rFonts w:ascii="CourierNewPS-BoldMT" w:hAnsi="CourierNewPS-BoldMT"/>
      <w:b/>
      <w:color w:val="000000"/>
      <w:sz w:val="22"/>
    </w:rPr>
  </w:style>
  <w:style w:type="character" w:customStyle="1" w:styleId="boldItalic">
    <w:name w:val="boldItalic"/>
    <w:uiPriority w:val="99"/>
    <w:rsid w:val="002356BA"/>
    <w:rPr>
      <w:rFonts w:cs="Times New Roman"/>
      <w:b/>
      <w:bCs/>
      <w:i/>
      <w:iCs/>
    </w:rPr>
  </w:style>
  <w:style w:type="character" w:customStyle="1" w:styleId="sidebarcode">
    <w:name w:val="_sidebar.code"/>
    <w:uiPriority w:val="99"/>
    <w:rsid w:val="002356BA"/>
    <w:rPr>
      <w:rFonts w:ascii="CourierNewPSMT" w:hAnsi="CourierNewPSMT"/>
      <w:color w:val="000000"/>
      <w:sz w:val="17"/>
    </w:rPr>
  </w:style>
  <w:style w:type="character" w:customStyle="1" w:styleId="numberstepbullet-bullet">
    <w:name w:val="number.step.bullet-bullet"/>
    <w:uiPriority w:val="99"/>
    <w:rsid w:val="002356BA"/>
    <w:rPr>
      <w:rFonts w:ascii="MyriadPro-Regular" w:hAnsi="MyriadPro-Regular"/>
      <w:color w:val="F05A22"/>
      <w:sz w:val="24"/>
    </w:rPr>
  </w:style>
  <w:style w:type="paragraph" w:customStyle="1" w:styleId="chaptertitle">
    <w:name w:val="chapter.title"/>
    <w:basedOn w:val="NoParagraphStyle"/>
    <w:rsid w:val="002356BA"/>
    <w:pPr>
      <w:suppressAutoHyphens/>
      <w:spacing w:line="620" w:lineRule="atLeast"/>
      <w:ind w:left="360" w:hanging="360"/>
    </w:pPr>
    <w:rPr>
      <w:rFonts w:ascii="MyriadPro-Bold" w:hAnsi="MyriadPro-Bold" w:cs="MyriadPro-Bold"/>
      <w:b/>
      <w:bCs/>
      <w:color w:val="F05A22"/>
      <w:sz w:val="60"/>
      <w:szCs w:val="60"/>
    </w:rPr>
  </w:style>
  <w:style w:type="paragraph" w:customStyle="1" w:styleId="Codetype0">
    <w:name w:val="Code_type"/>
    <w:basedOn w:val="Codemultiline"/>
    <w:uiPriority w:val="99"/>
    <w:rsid w:val="00EF0D1D"/>
    <w:pPr>
      <w:keepLines w:val="0"/>
      <w:spacing w:after="40"/>
    </w:pPr>
    <w:rPr>
      <w:rFonts w:ascii="CourierNewPS-BoldMT" w:hAnsi="CourierNewPS-BoldMT" w:cs="CourierNewPS-BoldMT"/>
      <w:b/>
      <w:bCs/>
    </w:rPr>
  </w:style>
  <w:style w:type="character" w:customStyle="1" w:styleId="captioncode0">
    <w:name w:val="caption.code"/>
    <w:uiPriority w:val="99"/>
    <w:rsid w:val="004051A1"/>
    <w:rPr>
      <w:rFonts w:ascii="Courier New" w:hAnsi="Courier New"/>
      <w:sz w:val="16"/>
    </w:rPr>
  </w:style>
  <w:style w:type="paragraph" w:customStyle="1" w:styleId="Codebl1line">
    <w:name w:val="Code_bl_1line"/>
    <w:basedOn w:val="Code"/>
    <w:uiPriority w:val="99"/>
    <w:rsid w:val="004051A1"/>
    <w:pPr>
      <w:spacing w:before="160"/>
      <w:ind w:left="960" w:firstLine="0"/>
    </w:pPr>
  </w:style>
  <w:style w:type="paragraph" w:customStyle="1" w:styleId="Codebl1">
    <w:name w:val="Code_bl1"/>
    <w:basedOn w:val="Code"/>
    <w:uiPriority w:val="99"/>
    <w:rsid w:val="002813C8"/>
    <w:pPr>
      <w:spacing w:before="160" w:after="20"/>
      <w:ind w:left="960" w:firstLine="0"/>
    </w:pPr>
    <w:rPr>
      <w:rFonts w:ascii="CourierNewPS-BoldMT" w:hAnsi="CourierNewPS-BoldMT" w:cs="CourierNewPS-BoldMT"/>
      <w:b/>
      <w:bCs/>
      <w:color w:val="FF0000"/>
    </w:rPr>
  </w:style>
  <w:style w:type="paragraph" w:customStyle="1" w:styleId="Codebl">
    <w:name w:val="Code_bl"/>
    <w:basedOn w:val="Code"/>
    <w:uiPriority w:val="99"/>
    <w:rsid w:val="002813C8"/>
    <w:pPr>
      <w:spacing w:before="20" w:after="20"/>
      <w:ind w:firstLine="0"/>
    </w:pPr>
    <w:rPr>
      <w:rFonts w:ascii="CourierNewPSMT" w:hAnsi="CourierNewPSMT"/>
    </w:rPr>
  </w:style>
  <w:style w:type="paragraph" w:customStyle="1" w:styleId="Codebl3">
    <w:name w:val="Code_bl3"/>
    <w:basedOn w:val="Code"/>
    <w:uiPriority w:val="99"/>
    <w:rsid w:val="002813C8"/>
    <w:pPr>
      <w:spacing w:before="20"/>
      <w:ind w:left="960" w:firstLine="0"/>
    </w:pPr>
    <w:rPr>
      <w:rFonts w:ascii="CourierNewPSMT" w:hAnsi="CourierNewPSMT"/>
    </w:rPr>
  </w:style>
  <w:style w:type="paragraph" w:customStyle="1" w:styleId="tipbox">
    <w:name w:val="tip box"/>
    <w:basedOn w:val="NoParagraphStyle"/>
    <w:uiPriority w:val="99"/>
    <w:rsid w:val="002813C8"/>
    <w:pPr>
      <w:suppressAutoHyphens/>
      <w:spacing w:before="120" w:after="120"/>
      <w:ind w:right="90"/>
    </w:pPr>
    <w:rPr>
      <w:rFonts w:ascii="BemboStd-Italic" w:hAnsi="BemboStd-Italic" w:cs="BemboStd-Italic"/>
      <w:i/>
      <w:iCs/>
      <w:sz w:val="21"/>
      <w:szCs w:val="21"/>
    </w:rPr>
  </w:style>
  <w:style w:type="paragraph" w:customStyle="1" w:styleId="bodytextafterNL">
    <w:name w:val="body.text_afterNL"/>
    <w:basedOn w:val="bodytext"/>
    <w:uiPriority w:val="99"/>
    <w:rsid w:val="002813C8"/>
    <w:pPr>
      <w:keepLines/>
      <w:widowControl w:val="0"/>
      <w:spacing w:before="240"/>
    </w:pPr>
    <w:rPr>
      <w:rFonts w:ascii="BemboStd" w:eastAsia="Times New Roman" w:hAnsi="BemboStd" w:cs="BemboStd"/>
      <w:sz w:val="21"/>
      <w:szCs w:val="21"/>
    </w:rPr>
  </w:style>
  <w:style w:type="paragraph" w:customStyle="1" w:styleId="Codemultilineblank">
    <w:name w:val="Code_multiline_blank"/>
    <w:basedOn w:val="NoParagraphStyle"/>
    <w:uiPriority w:val="99"/>
    <w:rsid w:val="002813C8"/>
    <w:pPr>
      <w:keepLines/>
      <w:suppressAutoHyphens/>
      <w:spacing w:line="180" w:lineRule="atLeast"/>
      <w:ind w:left="360"/>
    </w:pPr>
    <w:rPr>
      <w:rFonts w:ascii="CourierNewPSMT" w:hAnsi="CourierNewPSMT" w:cs="CourierNewPSMT"/>
      <w:sz w:val="18"/>
      <w:szCs w:val="18"/>
    </w:rPr>
  </w:style>
  <w:style w:type="character" w:customStyle="1" w:styleId="bodycode">
    <w:name w:val="body.code"/>
    <w:uiPriority w:val="99"/>
    <w:rsid w:val="00BC40C6"/>
    <w:rPr>
      <w:rFonts w:ascii="Courier New" w:hAnsi="Courier New"/>
      <w:color w:val="000000"/>
      <w:sz w:val="18"/>
    </w:rPr>
  </w:style>
  <w:style w:type="character" w:customStyle="1" w:styleId="captionboldital">
    <w:name w:val="caption_boldital"/>
    <w:uiPriority w:val="99"/>
    <w:rsid w:val="002813C8"/>
    <w:rPr>
      <w:rFonts w:ascii="BemboStd-BoldItalic" w:hAnsi="BemboStd-BoldItalic"/>
      <w:b/>
      <w:i/>
    </w:rPr>
  </w:style>
  <w:style w:type="character" w:customStyle="1" w:styleId="tipurl0">
    <w:name w:val="tip.url"/>
    <w:uiPriority w:val="99"/>
    <w:rsid w:val="002813C8"/>
  </w:style>
  <w:style w:type="character" w:customStyle="1" w:styleId="sidebarcode0">
    <w:name w:val="sidebar.code"/>
    <w:uiPriority w:val="99"/>
    <w:rsid w:val="002813C8"/>
    <w:rPr>
      <w:rFonts w:ascii="CourierNewPSMT" w:hAnsi="CourierNewPSMT"/>
      <w:color w:val="000000"/>
      <w:sz w:val="17"/>
    </w:rPr>
  </w:style>
  <w:style w:type="character" w:customStyle="1" w:styleId="Heading5Char">
    <w:name w:val="Heading 5 Char"/>
    <w:basedOn w:val="DefaultParagraphFont"/>
    <w:link w:val="Heading5"/>
    <w:uiPriority w:val="9"/>
    <w:rsid w:val="00537808"/>
    <w:rPr>
      <w:rFonts w:asciiTheme="majorHAnsi" w:eastAsiaTheme="majorEastAsia" w:hAnsiTheme="majorHAnsi" w:cstheme="majorBidi"/>
      <w:color w:val="244061" w:themeColor="accent1" w:themeShade="80"/>
      <w:sz w:val="24"/>
      <w:szCs w:val="24"/>
    </w:rPr>
  </w:style>
  <w:style w:type="paragraph" w:customStyle="1" w:styleId="Noparagraphstyle0">
    <w:name w:val="[No paragraph style]"/>
    <w:link w:val="NoparagraphstyleChar"/>
    <w:rsid w:val="00537808"/>
    <w:pPr>
      <w:autoSpaceDE w:val="0"/>
      <w:autoSpaceDN w:val="0"/>
      <w:adjustRightInd w:val="0"/>
      <w:spacing w:after="0" w:line="288" w:lineRule="auto"/>
      <w:textAlignment w:val="center"/>
    </w:pPr>
    <w:rPr>
      <w:rFonts w:ascii="Times" w:eastAsia="Times New Roman" w:hAnsi="Times" w:cs="Times"/>
      <w:color w:val="000000"/>
      <w:sz w:val="24"/>
      <w:szCs w:val="24"/>
    </w:rPr>
  </w:style>
  <w:style w:type="character" w:customStyle="1" w:styleId="NoparagraphstyleChar">
    <w:name w:val="[No paragraph style] Char"/>
    <w:basedOn w:val="DefaultParagraphFont"/>
    <w:link w:val="Noparagraphstyle0"/>
    <w:rsid w:val="00537808"/>
    <w:rPr>
      <w:rFonts w:ascii="Times" w:eastAsia="Times New Roman" w:hAnsi="Times" w:cs="Times"/>
      <w:color w:val="000000"/>
      <w:sz w:val="24"/>
      <w:szCs w:val="24"/>
    </w:rPr>
  </w:style>
  <w:style w:type="paragraph" w:customStyle="1" w:styleId="initialparagraph0">
    <w:name w:val="initial paragraph"/>
    <w:basedOn w:val="Noparagraphstyle0"/>
    <w:rsid w:val="00537808"/>
    <w:pPr>
      <w:suppressAutoHyphens/>
      <w:spacing w:before="220" w:after="120" w:line="340" w:lineRule="atLeast"/>
      <w:ind w:right="1400"/>
    </w:pPr>
    <w:rPr>
      <w:rFonts w:ascii="MinionPro-It" w:hAnsi="MinionPro-It" w:cs="MinionPro-It"/>
      <w:i/>
      <w:iCs/>
      <w:color w:val="939498"/>
      <w:sz w:val="26"/>
      <w:szCs w:val="26"/>
    </w:rPr>
  </w:style>
  <w:style w:type="character" w:customStyle="1" w:styleId="numberstepChar">
    <w:name w:val="number.step Char"/>
    <w:basedOn w:val="NoparagraphstyleChar"/>
    <w:link w:val="numberstep"/>
    <w:uiPriority w:val="99"/>
    <w:rsid w:val="00537808"/>
    <w:rPr>
      <w:rFonts w:ascii="Bembo Std" w:eastAsia="Times New Roman" w:hAnsi="Bembo Std" w:cs="Bembo Std"/>
      <w:color w:val="000000"/>
      <w:sz w:val="21"/>
      <w:szCs w:val="21"/>
    </w:rPr>
  </w:style>
  <w:style w:type="character" w:customStyle="1" w:styleId="bodytextChar">
    <w:name w:val="body.text Char"/>
    <w:basedOn w:val="DefaultParagraphFont"/>
    <w:rsid w:val="00537808"/>
    <w:rPr>
      <w:rFonts w:ascii="MinionPro-Regular" w:hAnsi="MinionPro-Regular" w:cs="MinionPro-Regular"/>
      <w:color w:val="000000"/>
      <w:w w:val="100"/>
      <w:sz w:val="22"/>
      <w:szCs w:val="22"/>
      <w:lang w:val="en-US"/>
    </w:rPr>
  </w:style>
  <w:style w:type="paragraph" w:customStyle="1" w:styleId="chapternumber">
    <w:name w:val="chapter.number"/>
    <w:basedOn w:val="Noparagraphstyle0"/>
    <w:rsid w:val="00537808"/>
    <w:pPr>
      <w:spacing w:line="520" w:lineRule="atLeast"/>
    </w:pPr>
    <w:rPr>
      <w:rFonts w:ascii="Myriad Pro" w:hAnsi="Myriad Pro" w:cs="Eurostile"/>
      <w:color w:val="4F59A7"/>
      <w:sz w:val="36"/>
      <w:szCs w:val="48"/>
    </w:rPr>
  </w:style>
  <w:style w:type="paragraph" w:customStyle="1" w:styleId="Caption1">
    <w:name w:val="Caption1"/>
    <w:rsid w:val="00537808"/>
    <w:pPr>
      <w:suppressAutoHyphens/>
      <w:autoSpaceDE w:val="0"/>
      <w:autoSpaceDN w:val="0"/>
      <w:adjustRightInd w:val="0"/>
      <w:spacing w:after="240" w:line="200" w:lineRule="atLeast"/>
      <w:textAlignment w:val="center"/>
    </w:pPr>
    <w:rPr>
      <w:rFonts w:ascii="MinionPro-It" w:eastAsia="Times New Roman" w:hAnsi="MinionPro-It" w:cs="MinionPro-It"/>
      <w:i/>
      <w:iCs/>
      <w:color w:val="000000"/>
      <w:sz w:val="18"/>
      <w:szCs w:val="18"/>
    </w:rPr>
  </w:style>
  <w:style w:type="paragraph" w:customStyle="1" w:styleId="bullet">
    <w:name w:val="bullet"/>
    <w:basedOn w:val="Noparagraphstyle0"/>
    <w:rsid w:val="00537808"/>
    <w:pPr>
      <w:tabs>
        <w:tab w:val="left" w:pos="180"/>
      </w:tabs>
      <w:spacing w:line="420" w:lineRule="atLeast"/>
      <w:ind w:left="160" w:hanging="160"/>
    </w:pPr>
    <w:rPr>
      <w:rFonts w:ascii="Myriad Pro" w:hAnsi="Myriad Pro" w:cs="Eurostile"/>
      <w:color w:val="4F59A7"/>
      <w:sz w:val="18"/>
    </w:rPr>
  </w:style>
  <w:style w:type="character" w:customStyle="1" w:styleId="CodeInline">
    <w:name w:val="Code (Inline)"/>
    <w:basedOn w:val="bodytextChar"/>
    <w:rsid w:val="002E4622"/>
    <w:rPr>
      <w:rFonts w:ascii="Courier New" w:hAnsi="Courier New" w:cs="MinionPro-Regular"/>
      <w:color w:val="auto"/>
      <w:w w:val="100"/>
      <w:sz w:val="18"/>
      <w:szCs w:val="22"/>
      <w:lang w:val="en-US"/>
    </w:rPr>
  </w:style>
  <w:style w:type="paragraph" w:customStyle="1" w:styleId="Coding">
    <w:name w:val="Coding"/>
    <w:rsid w:val="00537808"/>
    <w:pPr>
      <w:framePr w:hSpace="187" w:vSpace="187" w:wrap="around" w:vAnchor="text" w:hAnchor="text" w:y="1"/>
      <w:shd w:val="clear" w:color="auto" w:fill="E0E0E0"/>
      <w:spacing w:before="120" w:after="120" w:line="240" w:lineRule="auto"/>
      <w:ind w:left="720"/>
    </w:pPr>
    <w:rPr>
      <w:rFonts w:ascii="Courier New" w:eastAsia="Times New Roman" w:hAnsi="Courier New" w:cs="MinionPro-Regular"/>
      <w:color w:val="000080"/>
    </w:rPr>
  </w:style>
  <w:style w:type="paragraph" w:customStyle="1" w:styleId="productionnotes">
    <w:name w:val="production notes"/>
    <w:rsid w:val="00537808"/>
    <w:pPr>
      <w:spacing w:after="0" w:line="240" w:lineRule="auto"/>
    </w:pPr>
    <w:rPr>
      <w:rFonts w:ascii="MinionPro-Regular" w:eastAsia="Times New Roman" w:hAnsi="MinionPro-Regular" w:cs="MinionPro-Regular"/>
      <w:b/>
      <w:i/>
      <w:color w:val="339966"/>
    </w:rPr>
  </w:style>
  <w:style w:type="character" w:customStyle="1" w:styleId="StyleEurostileLTStdBold24ptBoldCustomColorRGB798916">
    <w:name w:val="Style Eurostile LT Std Bold 24 pt Bold Custom Color(RGB(798916..."/>
    <w:basedOn w:val="DefaultParagraphFont"/>
    <w:rsid w:val="00537808"/>
    <w:rPr>
      <w:rFonts w:ascii="Myriad Pro" w:hAnsi="Myriad Pro"/>
      <w:b/>
      <w:bCs/>
      <w:color w:val="4F59A7"/>
      <w:sz w:val="60"/>
    </w:rPr>
  </w:style>
  <w:style w:type="paragraph" w:customStyle="1" w:styleId="bullettext">
    <w:name w:val="bullet text"/>
    <w:basedOn w:val="Normal"/>
    <w:uiPriority w:val="99"/>
    <w:rsid w:val="00537808"/>
    <w:pPr>
      <w:widowControl w:val="0"/>
      <w:suppressAutoHyphens/>
      <w:autoSpaceDE w:val="0"/>
      <w:autoSpaceDN w:val="0"/>
      <w:adjustRightInd w:val="0"/>
      <w:spacing w:before="40" w:after="40" w:line="260" w:lineRule="atLeast"/>
      <w:ind w:left="180" w:hanging="180"/>
      <w:textAlignment w:val="center"/>
    </w:pPr>
    <w:rPr>
      <w:rFonts w:ascii="Bembo Std" w:eastAsia="Times New Roman" w:hAnsi="Bembo Std" w:cs="Bembo Std"/>
      <w:b/>
      <w:bCs/>
      <w:color w:val="000000"/>
      <w:sz w:val="20"/>
      <w:szCs w:val="20"/>
    </w:rPr>
  </w:style>
  <w:style w:type="paragraph" w:customStyle="1" w:styleId="bulletnumbtext">
    <w:name w:val="bullet numb text"/>
    <w:basedOn w:val="Normal"/>
    <w:uiPriority w:val="99"/>
    <w:rsid w:val="00537808"/>
    <w:pPr>
      <w:widowControl w:val="0"/>
      <w:suppressAutoHyphens/>
      <w:autoSpaceDE w:val="0"/>
      <w:autoSpaceDN w:val="0"/>
      <w:adjustRightInd w:val="0"/>
      <w:spacing w:before="40" w:after="40" w:line="260" w:lineRule="atLeast"/>
      <w:ind w:left="540" w:hanging="180"/>
      <w:textAlignment w:val="center"/>
    </w:pPr>
    <w:rPr>
      <w:rFonts w:ascii="Bembo Std" w:eastAsia="Times New Roman" w:hAnsi="Bembo Std" w:cs="Bembo Std"/>
      <w:b/>
      <w:bCs/>
      <w:color w:val="000000"/>
      <w:sz w:val="20"/>
      <w:szCs w:val="20"/>
    </w:rPr>
  </w:style>
  <w:style w:type="paragraph" w:customStyle="1" w:styleId="sidebarbullet">
    <w:name w:val="sidebar.bullet"/>
    <w:basedOn w:val="Noparagraphstyle0"/>
    <w:next w:val="Noparagraphstyle0"/>
    <w:uiPriority w:val="99"/>
    <w:rsid w:val="00537808"/>
    <w:pPr>
      <w:widowControl w:val="0"/>
      <w:spacing w:before="80" w:line="240" w:lineRule="atLeast"/>
      <w:ind w:left="340" w:right="564" w:hanging="340"/>
    </w:pPr>
    <w:rPr>
      <w:rFonts w:ascii="Bembo Std" w:hAnsi="Bembo Std" w:cs="Bembo Std"/>
      <w:sz w:val="19"/>
      <w:szCs w:val="19"/>
    </w:rPr>
  </w:style>
  <w:style w:type="paragraph" w:customStyle="1" w:styleId="tableheader">
    <w:name w:val="table.header"/>
    <w:basedOn w:val="Noparagraphstyle0"/>
    <w:uiPriority w:val="99"/>
    <w:rsid w:val="00537808"/>
    <w:pPr>
      <w:keepNext/>
      <w:widowControl w:val="0"/>
      <w:tabs>
        <w:tab w:val="left" w:pos="1300"/>
        <w:tab w:val="left" w:pos="3820"/>
      </w:tabs>
      <w:suppressAutoHyphens/>
      <w:spacing w:before="160" w:line="260" w:lineRule="atLeast"/>
    </w:pPr>
    <w:rPr>
      <w:rFonts w:ascii="Myriad Pro" w:hAnsi="Myriad Pro" w:cs="Myriad Pro"/>
      <w:b/>
      <w:bCs/>
      <w:caps/>
      <w:color w:val="FFFFFF"/>
      <w:spacing w:val="4"/>
      <w:sz w:val="20"/>
      <w:szCs w:val="20"/>
    </w:rPr>
  </w:style>
  <w:style w:type="paragraph" w:customStyle="1" w:styleId="tabletext">
    <w:name w:val="table.text"/>
    <w:basedOn w:val="Noparagraphstyle0"/>
    <w:uiPriority w:val="99"/>
    <w:rsid w:val="00537808"/>
    <w:pPr>
      <w:widowControl w:val="0"/>
      <w:tabs>
        <w:tab w:val="left" w:pos="180"/>
      </w:tabs>
      <w:suppressAutoHyphens/>
      <w:spacing w:after="120" w:line="260" w:lineRule="atLeast"/>
    </w:pPr>
    <w:rPr>
      <w:rFonts w:ascii="Myriad Pro" w:hAnsi="Myriad Pro" w:cs="Myriad Pro"/>
      <w:sz w:val="18"/>
      <w:szCs w:val="18"/>
    </w:rPr>
  </w:style>
  <w:style w:type="paragraph" w:styleId="DocumentMap">
    <w:name w:val="Document Map"/>
    <w:basedOn w:val="Normal"/>
    <w:link w:val="DocumentMapChar"/>
    <w:rsid w:val="00537808"/>
    <w:pPr>
      <w:spacing w:after="0" w:line="240" w:lineRule="auto"/>
    </w:pPr>
    <w:rPr>
      <w:rFonts w:ascii="Lucida Grande" w:eastAsia="Times New Roman" w:hAnsi="Lucida Grande" w:cs="Times New Roman"/>
      <w:sz w:val="24"/>
      <w:szCs w:val="24"/>
    </w:rPr>
  </w:style>
  <w:style w:type="character" w:customStyle="1" w:styleId="DocumentMapChar">
    <w:name w:val="Document Map Char"/>
    <w:basedOn w:val="DefaultParagraphFont"/>
    <w:link w:val="DocumentMap"/>
    <w:rsid w:val="00537808"/>
    <w:rPr>
      <w:rFonts w:ascii="Lucida Grande" w:eastAsia="Times New Roman" w:hAnsi="Lucida Grande" w:cs="Times New Roman"/>
      <w:sz w:val="24"/>
      <w:szCs w:val="24"/>
    </w:rPr>
  </w:style>
  <w:style w:type="character" w:styleId="HTMLCode">
    <w:name w:val="HTML Code"/>
    <w:basedOn w:val="DefaultParagraphFont"/>
    <w:uiPriority w:val="99"/>
    <w:rsid w:val="00537808"/>
    <w:rPr>
      <w:rFonts w:ascii="Courier" w:eastAsia="Times New Roman" w:hAnsi="Courier" w:cs="Courier"/>
      <w:sz w:val="20"/>
    </w:rPr>
  </w:style>
  <w:style w:type="character" w:styleId="HTMLDefinition">
    <w:name w:val="HTML Definition"/>
    <w:basedOn w:val="DefaultParagraphFont"/>
    <w:uiPriority w:val="99"/>
    <w:rsid w:val="00537808"/>
    <w:rPr>
      <w:i/>
    </w:rPr>
  </w:style>
  <w:style w:type="paragraph" w:styleId="HTMLPreformatted">
    <w:name w:val="HTML Preformatted"/>
    <w:basedOn w:val="Normal"/>
    <w:link w:val="HTMLPreformattedChar"/>
    <w:uiPriority w:val="99"/>
    <w:rsid w:val="00537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imes New Roman" w:hAnsi="Courier" w:cs="Courier"/>
      <w:sz w:val="20"/>
      <w:szCs w:val="20"/>
    </w:rPr>
  </w:style>
  <w:style w:type="character" w:customStyle="1" w:styleId="HTMLPreformattedChar">
    <w:name w:val="HTML Preformatted Char"/>
    <w:basedOn w:val="DefaultParagraphFont"/>
    <w:link w:val="HTMLPreformatted"/>
    <w:uiPriority w:val="99"/>
    <w:rsid w:val="00537808"/>
    <w:rPr>
      <w:rFonts w:ascii="Courier" w:eastAsia="Times New Roman" w:hAnsi="Courier" w:cs="Courier"/>
      <w:sz w:val="20"/>
      <w:szCs w:val="20"/>
    </w:rPr>
  </w:style>
  <w:style w:type="paragraph" w:styleId="NoSpacing">
    <w:name w:val="No Spacing"/>
    <w:rsid w:val="00537808"/>
    <w:pPr>
      <w:spacing w:after="0" w:line="240" w:lineRule="auto"/>
    </w:pPr>
    <w:rPr>
      <w:rFonts w:ascii="Times New Roman" w:eastAsia="Times New Roman" w:hAnsi="Times New Roman" w:cs="Times New Roman"/>
      <w:sz w:val="24"/>
      <w:szCs w:val="24"/>
    </w:rPr>
  </w:style>
  <w:style w:type="character" w:customStyle="1" w:styleId="propinst-azimuthxref">
    <w:name w:val="propinst-azimuth xref"/>
    <w:basedOn w:val="DefaultParagraphFont"/>
    <w:rsid w:val="00537808"/>
  </w:style>
  <w:style w:type="character" w:customStyle="1" w:styleId="value-inst-angle">
    <w:name w:val="value-inst-angle"/>
    <w:basedOn w:val="DefaultParagraphFont"/>
    <w:rsid w:val="00537808"/>
  </w:style>
  <w:style w:type="character" w:customStyle="1" w:styleId="value-inst-inherit">
    <w:name w:val="value-inst-inherit"/>
    <w:basedOn w:val="DefaultParagraphFont"/>
    <w:rsid w:val="00537808"/>
  </w:style>
  <w:style w:type="character" w:customStyle="1" w:styleId="propinst-background-attachmentxref">
    <w:name w:val="propinst-background-attachment xref"/>
    <w:basedOn w:val="DefaultParagraphFont"/>
    <w:rsid w:val="00537808"/>
  </w:style>
  <w:style w:type="character" w:customStyle="1" w:styleId="propinst-background-colorxref">
    <w:name w:val="propinst-background-color xref"/>
    <w:basedOn w:val="DefaultParagraphFont"/>
    <w:rsid w:val="00537808"/>
  </w:style>
  <w:style w:type="character" w:customStyle="1" w:styleId="value-inst-color">
    <w:name w:val="value-inst-color"/>
    <w:basedOn w:val="DefaultParagraphFont"/>
    <w:rsid w:val="00537808"/>
  </w:style>
  <w:style w:type="character" w:customStyle="1" w:styleId="propinst-background-imagexref">
    <w:name w:val="propinst-background-image xref"/>
    <w:basedOn w:val="DefaultParagraphFont"/>
    <w:rsid w:val="00537808"/>
  </w:style>
  <w:style w:type="character" w:customStyle="1" w:styleId="value-inst-uri">
    <w:name w:val="value-inst-uri"/>
    <w:basedOn w:val="DefaultParagraphFont"/>
    <w:rsid w:val="00537808"/>
  </w:style>
  <w:style w:type="character" w:customStyle="1" w:styleId="propinst-background-positionxref">
    <w:name w:val="propinst-background-position xref"/>
    <w:basedOn w:val="DefaultParagraphFont"/>
    <w:rsid w:val="00537808"/>
  </w:style>
  <w:style w:type="character" w:customStyle="1" w:styleId="value-inst-percentage">
    <w:name w:val="value-inst-percentage"/>
    <w:basedOn w:val="DefaultParagraphFont"/>
    <w:rsid w:val="00537808"/>
  </w:style>
  <w:style w:type="character" w:customStyle="1" w:styleId="value-inst-length">
    <w:name w:val="value-inst-length"/>
    <w:basedOn w:val="DefaultParagraphFont"/>
    <w:rsid w:val="00537808"/>
  </w:style>
  <w:style w:type="character" w:customStyle="1" w:styleId="propinst-background-repeatxref">
    <w:name w:val="propinst-background-repeat xref"/>
    <w:basedOn w:val="DefaultParagraphFont"/>
    <w:rsid w:val="00537808"/>
  </w:style>
  <w:style w:type="character" w:customStyle="1" w:styleId="propinst-backgroundxref">
    <w:name w:val="propinst-background xref"/>
    <w:basedOn w:val="DefaultParagraphFont"/>
    <w:rsid w:val="00537808"/>
  </w:style>
  <w:style w:type="character" w:customStyle="1" w:styleId="propinst-background-color">
    <w:name w:val="propinst-background-color"/>
    <w:basedOn w:val="DefaultParagraphFont"/>
    <w:rsid w:val="00537808"/>
  </w:style>
  <w:style w:type="character" w:customStyle="1" w:styleId="propinst-background-image">
    <w:name w:val="propinst-background-image"/>
    <w:basedOn w:val="DefaultParagraphFont"/>
    <w:rsid w:val="00537808"/>
  </w:style>
  <w:style w:type="character" w:customStyle="1" w:styleId="propinst-background-repeat">
    <w:name w:val="propinst-background-repeat"/>
    <w:basedOn w:val="DefaultParagraphFont"/>
    <w:rsid w:val="00537808"/>
  </w:style>
  <w:style w:type="character" w:customStyle="1" w:styleId="propinst-background-attachment">
    <w:name w:val="propinst-background-attachment"/>
    <w:basedOn w:val="DefaultParagraphFont"/>
    <w:rsid w:val="00537808"/>
  </w:style>
  <w:style w:type="character" w:customStyle="1" w:styleId="propinst-background-position">
    <w:name w:val="propinst-background-position"/>
    <w:basedOn w:val="DefaultParagraphFont"/>
    <w:rsid w:val="00537808"/>
  </w:style>
  <w:style w:type="character" w:customStyle="1" w:styleId="propinst-border-collapsexref">
    <w:name w:val="propinst-border-collapse xref"/>
    <w:basedOn w:val="DefaultParagraphFont"/>
    <w:rsid w:val="00537808"/>
  </w:style>
  <w:style w:type="character" w:customStyle="1" w:styleId="propinst-border-colorxref">
    <w:name w:val="propinst-border-color xref"/>
    <w:basedOn w:val="DefaultParagraphFont"/>
    <w:rsid w:val="00537808"/>
  </w:style>
  <w:style w:type="character" w:customStyle="1" w:styleId="propinst-border-spacingxref">
    <w:name w:val="propinst-border-spacing xref"/>
    <w:basedOn w:val="DefaultParagraphFont"/>
    <w:rsid w:val="00537808"/>
  </w:style>
  <w:style w:type="character" w:customStyle="1" w:styleId="propinst-border-stylexref">
    <w:name w:val="propinst-border-style xref"/>
    <w:basedOn w:val="DefaultParagraphFont"/>
    <w:rsid w:val="00537808"/>
  </w:style>
  <w:style w:type="character" w:customStyle="1" w:styleId="value-inst-border-style">
    <w:name w:val="value-inst-border-style"/>
    <w:basedOn w:val="DefaultParagraphFont"/>
    <w:rsid w:val="00537808"/>
  </w:style>
  <w:style w:type="character" w:customStyle="1" w:styleId="propinst-border-topxref">
    <w:name w:val="propinst-border-top xref"/>
    <w:basedOn w:val="DefaultParagraphFont"/>
    <w:rsid w:val="00537808"/>
  </w:style>
  <w:style w:type="character" w:customStyle="1" w:styleId="propinst-border-rightxref">
    <w:name w:val="propinst-border-right xref"/>
    <w:basedOn w:val="DefaultParagraphFont"/>
    <w:rsid w:val="00537808"/>
  </w:style>
  <w:style w:type="character" w:customStyle="1" w:styleId="propinst-border-bottomxref">
    <w:name w:val="propinst-border-bottom xref"/>
    <w:basedOn w:val="DefaultParagraphFont"/>
    <w:rsid w:val="00537808"/>
  </w:style>
  <w:style w:type="character" w:customStyle="1" w:styleId="propinst-border-leftxref">
    <w:name w:val="propinst-border-left xref"/>
    <w:basedOn w:val="DefaultParagraphFont"/>
    <w:rsid w:val="00537808"/>
  </w:style>
  <w:style w:type="character" w:customStyle="1" w:styleId="value-inst-border-width">
    <w:name w:val="value-inst-border-width"/>
    <w:basedOn w:val="DefaultParagraphFont"/>
    <w:rsid w:val="00537808"/>
  </w:style>
  <w:style w:type="character" w:customStyle="1" w:styleId="propinst-border-top-color">
    <w:name w:val="propinst-border-top-color"/>
    <w:basedOn w:val="DefaultParagraphFont"/>
    <w:rsid w:val="00537808"/>
  </w:style>
  <w:style w:type="character" w:customStyle="1" w:styleId="propinst-border-top-colorxref">
    <w:name w:val="propinst-border-top-color xref"/>
    <w:basedOn w:val="DefaultParagraphFont"/>
    <w:rsid w:val="00537808"/>
  </w:style>
  <w:style w:type="character" w:customStyle="1" w:styleId="propinst-border-right-colorxref">
    <w:name w:val="propinst-border-right-color xref"/>
    <w:basedOn w:val="DefaultParagraphFont"/>
    <w:rsid w:val="00537808"/>
  </w:style>
  <w:style w:type="character" w:customStyle="1" w:styleId="propinst-border-bottom-colorxref">
    <w:name w:val="propinst-border-bottom-color xref"/>
    <w:basedOn w:val="DefaultParagraphFont"/>
    <w:rsid w:val="00537808"/>
  </w:style>
  <w:style w:type="character" w:customStyle="1" w:styleId="propinst-border-left-colorxref">
    <w:name w:val="propinst-border-left-color xref"/>
    <w:basedOn w:val="DefaultParagraphFont"/>
    <w:rsid w:val="00537808"/>
  </w:style>
  <w:style w:type="character" w:customStyle="1" w:styleId="propinst-border-top-stylexref">
    <w:name w:val="propinst-border-top-style xref"/>
    <w:basedOn w:val="DefaultParagraphFont"/>
    <w:rsid w:val="00537808"/>
  </w:style>
  <w:style w:type="character" w:customStyle="1" w:styleId="propinst-border-right-stylexref">
    <w:name w:val="propinst-border-right-style xref"/>
    <w:basedOn w:val="DefaultParagraphFont"/>
    <w:rsid w:val="00537808"/>
  </w:style>
  <w:style w:type="character" w:customStyle="1" w:styleId="propinst-border-bottom-stylexref">
    <w:name w:val="propinst-border-bottom-style xref"/>
    <w:basedOn w:val="DefaultParagraphFont"/>
    <w:rsid w:val="00537808"/>
  </w:style>
  <w:style w:type="character" w:customStyle="1" w:styleId="propinst-border-left-stylexref">
    <w:name w:val="propinst-border-left-style xref"/>
    <w:basedOn w:val="DefaultParagraphFont"/>
    <w:rsid w:val="00537808"/>
  </w:style>
  <w:style w:type="character" w:customStyle="1" w:styleId="propinst-border-top-widthxref">
    <w:name w:val="propinst-border-top-width xref"/>
    <w:basedOn w:val="DefaultParagraphFont"/>
    <w:rsid w:val="00537808"/>
  </w:style>
  <w:style w:type="character" w:customStyle="1" w:styleId="propinst-border-right-widthxref">
    <w:name w:val="propinst-border-right-width xref"/>
    <w:basedOn w:val="DefaultParagraphFont"/>
    <w:rsid w:val="00537808"/>
  </w:style>
  <w:style w:type="character" w:customStyle="1" w:styleId="propinst-border-bottom-widthxref">
    <w:name w:val="propinst-border-bottom-width xref"/>
    <w:basedOn w:val="DefaultParagraphFont"/>
    <w:rsid w:val="00537808"/>
  </w:style>
  <w:style w:type="character" w:customStyle="1" w:styleId="propinst-border-left-widthxref">
    <w:name w:val="propinst-border-left-width xref"/>
    <w:basedOn w:val="DefaultParagraphFont"/>
    <w:rsid w:val="00537808"/>
  </w:style>
  <w:style w:type="character" w:customStyle="1" w:styleId="propinst-border-widthxref">
    <w:name w:val="propinst-border-width xref"/>
    <w:basedOn w:val="DefaultParagraphFont"/>
    <w:rsid w:val="00537808"/>
  </w:style>
  <w:style w:type="character" w:customStyle="1" w:styleId="propinst-borderxref">
    <w:name w:val="propinst-border xref"/>
    <w:basedOn w:val="DefaultParagraphFont"/>
    <w:rsid w:val="00537808"/>
  </w:style>
  <w:style w:type="character" w:customStyle="1" w:styleId="propinst-bottomxref">
    <w:name w:val="propinst-bottom xref"/>
    <w:basedOn w:val="DefaultParagraphFont"/>
    <w:rsid w:val="00537808"/>
  </w:style>
  <w:style w:type="character" w:customStyle="1" w:styleId="propinst-caption-sidexref">
    <w:name w:val="propinst-caption-side xref"/>
    <w:basedOn w:val="DefaultParagraphFont"/>
    <w:rsid w:val="00537808"/>
  </w:style>
  <w:style w:type="character" w:customStyle="1" w:styleId="propinst-clearxref">
    <w:name w:val="propinst-clear xref"/>
    <w:basedOn w:val="DefaultParagraphFont"/>
    <w:rsid w:val="00537808"/>
  </w:style>
  <w:style w:type="character" w:customStyle="1" w:styleId="propinst-clipxref">
    <w:name w:val="propinst-clip xref"/>
    <w:basedOn w:val="DefaultParagraphFont"/>
    <w:rsid w:val="00537808"/>
  </w:style>
  <w:style w:type="character" w:customStyle="1" w:styleId="value-inst-shape">
    <w:name w:val="value-inst-shape"/>
    <w:basedOn w:val="DefaultParagraphFont"/>
    <w:rsid w:val="00537808"/>
  </w:style>
  <w:style w:type="character" w:customStyle="1" w:styleId="propinst-colorxref">
    <w:name w:val="propinst-color xref"/>
    <w:basedOn w:val="DefaultParagraphFont"/>
    <w:rsid w:val="00537808"/>
  </w:style>
  <w:style w:type="character" w:customStyle="1" w:styleId="propinst-contentxref">
    <w:name w:val="propinst-content xref"/>
    <w:basedOn w:val="DefaultParagraphFont"/>
    <w:rsid w:val="00537808"/>
  </w:style>
  <w:style w:type="character" w:customStyle="1" w:styleId="value-inst-string">
    <w:name w:val="value-inst-string"/>
    <w:basedOn w:val="DefaultParagraphFont"/>
    <w:rsid w:val="00537808"/>
  </w:style>
  <w:style w:type="character" w:customStyle="1" w:styleId="value-inst-counter">
    <w:name w:val="value-inst-counter"/>
    <w:basedOn w:val="DefaultParagraphFont"/>
    <w:rsid w:val="00537808"/>
  </w:style>
  <w:style w:type="character" w:customStyle="1" w:styleId="value-inst-identifier">
    <w:name w:val="value-inst-identifier"/>
    <w:basedOn w:val="DefaultParagraphFont"/>
    <w:rsid w:val="00537808"/>
  </w:style>
  <w:style w:type="character" w:customStyle="1" w:styleId="propinst-counter-incrementxref">
    <w:name w:val="propinst-counter-increment xref"/>
    <w:basedOn w:val="DefaultParagraphFont"/>
    <w:rsid w:val="00537808"/>
  </w:style>
  <w:style w:type="character" w:customStyle="1" w:styleId="value-inst-integer">
    <w:name w:val="value-inst-integer"/>
    <w:basedOn w:val="DefaultParagraphFont"/>
    <w:rsid w:val="00537808"/>
  </w:style>
  <w:style w:type="character" w:customStyle="1" w:styleId="propinst-counter-resetxref">
    <w:name w:val="propinst-counter-reset xref"/>
    <w:basedOn w:val="DefaultParagraphFont"/>
    <w:rsid w:val="00537808"/>
  </w:style>
  <w:style w:type="character" w:customStyle="1" w:styleId="propinst-cue-afterxref">
    <w:name w:val="propinst-cue-after xref"/>
    <w:basedOn w:val="DefaultParagraphFont"/>
    <w:rsid w:val="00537808"/>
  </w:style>
  <w:style w:type="character" w:customStyle="1" w:styleId="propinst-cue-beforexref">
    <w:name w:val="propinst-cue-before xref"/>
    <w:basedOn w:val="DefaultParagraphFont"/>
    <w:rsid w:val="00537808"/>
  </w:style>
  <w:style w:type="character" w:customStyle="1" w:styleId="propinst-cuexref">
    <w:name w:val="propinst-cue xref"/>
    <w:basedOn w:val="DefaultParagraphFont"/>
    <w:rsid w:val="00537808"/>
  </w:style>
  <w:style w:type="character" w:customStyle="1" w:styleId="propinst-cue-before">
    <w:name w:val="propinst-cue-before"/>
    <w:basedOn w:val="DefaultParagraphFont"/>
    <w:rsid w:val="00537808"/>
  </w:style>
  <w:style w:type="character" w:customStyle="1" w:styleId="propinst-cue-after">
    <w:name w:val="propinst-cue-after"/>
    <w:basedOn w:val="DefaultParagraphFont"/>
    <w:rsid w:val="00537808"/>
  </w:style>
  <w:style w:type="character" w:customStyle="1" w:styleId="propinst-cursorxref">
    <w:name w:val="propinst-cursor xref"/>
    <w:basedOn w:val="DefaultParagraphFont"/>
    <w:rsid w:val="00537808"/>
  </w:style>
  <w:style w:type="character" w:customStyle="1" w:styleId="propinst-directionxref">
    <w:name w:val="propinst-direction xref"/>
    <w:basedOn w:val="DefaultParagraphFont"/>
    <w:rsid w:val="00537808"/>
  </w:style>
  <w:style w:type="character" w:customStyle="1" w:styleId="propinst-displayxref">
    <w:name w:val="propinst-display xref"/>
    <w:basedOn w:val="DefaultParagraphFont"/>
    <w:rsid w:val="00537808"/>
  </w:style>
  <w:style w:type="character" w:customStyle="1" w:styleId="propinst-elevationxref">
    <w:name w:val="propinst-elevation xref"/>
    <w:basedOn w:val="DefaultParagraphFont"/>
    <w:rsid w:val="00537808"/>
  </w:style>
  <w:style w:type="character" w:customStyle="1" w:styleId="propinst-empty-cellsxref">
    <w:name w:val="propinst-empty-cells xref"/>
    <w:basedOn w:val="DefaultParagraphFont"/>
    <w:rsid w:val="00537808"/>
  </w:style>
  <w:style w:type="character" w:customStyle="1" w:styleId="propinst-floatxref">
    <w:name w:val="propinst-float xref"/>
    <w:basedOn w:val="DefaultParagraphFont"/>
    <w:rsid w:val="00537808"/>
  </w:style>
  <w:style w:type="character" w:customStyle="1" w:styleId="propinst-font-familyxref">
    <w:name w:val="propinst-font-family xref"/>
    <w:basedOn w:val="DefaultParagraphFont"/>
    <w:rsid w:val="00537808"/>
  </w:style>
  <w:style w:type="character" w:customStyle="1" w:styleId="value-inst-family-name">
    <w:name w:val="value-inst-family-name"/>
    <w:basedOn w:val="DefaultParagraphFont"/>
    <w:rsid w:val="00537808"/>
  </w:style>
  <w:style w:type="character" w:customStyle="1" w:styleId="value-inst-generic-family">
    <w:name w:val="value-inst-generic-family"/>
    <w:basedOn w:val="DefaultParagraphFont"/>
    <w:rsid w:val="00537808"/>
  </w:style>
  <w:style w:type="character" w:customStyle="1" w:styleId="propinst-font-sizexref">
    <w:name w:val="propinst-font-size xref"/>
    <w:basedOn w:val="DefaultParagraphFont"/>
    <w:rsid w:val="00537808"/>
  </w:style>
  <w:style w:type="character" w:customStyle="1" w:styleId="value-inst-absolute-size">
    <w:name w:val="value-inst-absolute-size"/>
    <w:basedOn w:val="DefaultParagraphFont"/>
    <w:rsid w:val="00537808"/>
  </w:style>
  <w:style w:type="character" w:customStyle="1" w:styleId="value-inst-relative-size">
    <w:name w:val="value-inst-relative-size"/>
    <w:basedOn w:val="DefaultParagraphFont"/>
    <w:rsid w:val="00537808"/>
  </w:style>
  <w:style w:type="character" w:customStyle="1" w:styleId="propinst-font-stylexref">
    <w:name w:val="propinst-font-style xref"/>
    <w:basedOn w:val="DefaultParagraphFont"/>
    <w:rsid w:val="00537808"/>
  </w:style>
  <w:style w:type="character" w:customStyle="1" w:styleId="propinst-font-variantxref">
    <w:name w:val="propinst-font-variant xref"/>
    <w:basedOn w:val="DefaultParagraphFont"/>
    <w:rsid w:val="00537808"/>
  </w:style>
  <w:style w:type="character" w:customStyle="1" w:styleId="propinst-font-weightxref">
    <w:name w:val="propinst-font-weight xref"/>
    <w:basedOn w:val="DefaultParagraphFont"/>
    <w:rsid w:val="00537808"/>
  </w:style>
  <w:style w:type="character" w:customStyle="1" w:styleId="propinst-fontxref">
    <w:name w:val="propinst-font xref"/>
    <w:basedOn w:val="DefaultParagraphFont"/>
    <w:rsid w:val="00537808"/>
  </w:style>
  <w:style w:type="character" w:customStyle="1" w:styleId="propinst-font-style">
    <w:name w:val="propinst-font-style"/>
    <w:basedOn w:val="DefaultParagraphFont"/>
    <w:rsid w:val="00537808"/>
  </w:style>
  <w:style w:type="character" w:customStyle="1" w:styleId="propinst-font-variant">
    <w:name w:val="propinst-font-variant"/>
    <w:basedOn w:val="DefaultParagraphFont"/>
    <w:rsid w:val="00537808"/>
  </w:style>
  <w:style w:type="character" w:customStyle="1" w:styleId="propinst-font-weight">
    <w:name w:val="propinst-font-weight"/>
    <w:basedOn w:val="DefaultParagraphFont"/>
    <w:rsid w:val="00537808"/>
  </w:style>
  <w:style w:type="character" w:customStyle="1" w:styleId="propinst-font-size">
    <w:name w:val="propinst-font-size"/>
    <w:basedOn w:val="DefaultParagraphFont"/>
    <w:rsid w:val="00537808"/>
  </w:style>
  <w:style w:type="character" w:customStyle="1" w:styleId="propinst-line-height">
    <w:name w:val="propinst-line-height"/>
    <w:basedOn w:val="DefaultParagraphFont"/>
    <w:rsid w:val="00537808"/>
  </w:style>
  <w:style w:type="character" w:customStyle="1" w:styleId="propinst-font-family">
    <w:name w:val="propinst-font-family"/>
    <w:basedOn w:val="DefaultParagraphFont"/>
    <w:rsid w:val="00537808"/>
  </w:style>
  <w:style w:type="character" w:customStyle="1" w:styleId="propinst-heightxref">
    <w:name w:val="propinst-height xref"/>
    <w:basedOn w:val="DefaultParagraphFont"/>
    <w:rsid w:val="00537808"/>
  </w:style>
  <w:style w:type="character" w:customStyle="1" w:styleId="propinst-leftxref">
    <w:name w:val="propinst-left xref"/>
    <w:basedOn w:val="DefaultParagraphFont"/>
    <w:rsid w:val="00537808"/>
  </w:style>
  <w:style w:type="character" w:customStyle="1" w:styleId="propinst-letter-spacingxref">
    <w:name w:val="propinst-letter-spacing xref"/>
    <w:basedOn w:val="DefaultParagraphFont"/>
    <w:rsid w:val="00537808"/>
  </w:style>
  <w:style w:type="character" w:customStyle="1" w:styleId="propinst-line-heightxref">
    <w:name w:val="propinst-line-height xref"/>
    <w:basedOn w:val="DefaultParagraphFont"/>
    <w:rsid w:val="00537808"/>
  </w:style>
  <w:style w:type="character" w:customStyle="1" w:styleId="value-inst-number">
    <w:name w:val="value-inst-number"/>
    <w:basedOn w:val="DefaultParagraphFont"/>
    <w:rsid w:val="00537808"/>
  </w:style>
  <w:style w:type="character" w:customStyle="1" w:styleId="propinst-list-style-imagexref">
    <w:name w:val="propinst-list-style-image xref"/>
    <w:basedOn w:val="DefaultParagraphFont"/>
    <w:rsid w:val="00537808"/>
  </w:style>
  <w:style w:type="character" w:customStyle="1" w:styleId="propinst-list-style-positionxref">
    <w:name w:val="propinst-list-style-position xref"/>
    <w:basedOn w:val="DefaultParagraphFont"/>
    <w:rsid w:val="00537808"/>
  </w:style>
  <w:style w:type="character" w:customStyle="1" w:styleId="propinst-list-style-typexref">
    <w:name w:val="propinst-list-style-type xref"/>
    <w:basedOn w:val="DefaultParagraphFont"/>
    <w:rsid w:val="00537808"/>
  </w:style>
  <w:style w:type="character" w:customStyle="1" w:styleId="propinst-list-stylexref">
    <w:name w:val="propinst-list-style xref"/>
    <w:basedOn w:val="DefaultParagraphFont"/>
    <w:rsid w:val="00537808"/>
  </w:style>
  <w:style w:type="character" w:customStyle="1" w:styleId="propinst-list-style-type">
    <w:name w:val="propinst-list-style-type"/>
    <w:basedOn w:val="DefaultParagraphFont"/>
    <w:rsid w:val="00537808"/>
  </w:style>
  <w:style w:type="character" w:customStyle="1" w:styleId="propinst-list-style-position">
    <w:name w:val="propinst-list-style-position"/>
    <w:basedOn w:val="DefaultParagraphFont"/>
    <w:rsid w:val="00537808"/>
  </w:style>
  <w:style w:type="character" w:customStyle="1" w:styleId="propinst-list-style-image">
    <w:name w:val="propinst-list-style-image"/>
    <w:basedOn w:val="DefaultParagraphFont"/>
    <w:rsid w:val="00537808"/>
  </w:style>
  <w:style w:type="character" w:customStyle="1" w:styleId="propinst-margin-rightxref">
    <w:name w:val="propinst-margin-right xref"/>
    <w:basedOn w:val="DefaultParagraphFont"/>
    <w:rsid w:val="00537808"/>
  </w:style>
  <w:style w:type="character" w:customStyle="1" w:styleId="propinst-margin-leftxref">
    <w:name w:val="propinst-margin-left xref"/>
    <w:basedOn w:val="DefaultParagraphFont"/>
    <w:rsid w:val="00537808"/>
  </w:style>
  <w:style w:type="character" w:customStyle="1" w:styleId="value-inst-margin-width">
    <w:name w:val="value-inst-margin-width"/>
    <w:basedOn w:val="DefaultParagraphFont"/>
    <w:rsid w:val="00537808"/>
  </w:style>
  <w:style w:type="character" w:customStyle="1" w:styleId="propinst-margin-topxref">
    <w:name w:val="propinst-margin-top xref"/>
    <w:basedOn w:val="DefaultParagraphFont"/>
    <w:rsid w:val="00537808"/>
  </w:style>
  <w:style w:type="character" w:customStyle="1" w:styleId="propinst-margin-bottomxref">
    <w:name w:val="propinst-margin-bottom xref"/>
    <w:basedOn w:val="DefaultParagraphFont"/>
    <w:rsid w:val="00537808"/>
  </w:style>
  <w:style w:type="character" w:customStyle="1" w:styleId="propinst-marginxref">
    <w:name w:val="propinst-margin xref"/>
    <w:basedOn w:val="DefaultParagraphFont"/>
    <w:rsid w:val="00537808"/>
  </w:style>
  <w:style w:type="character" w:customStyle="1" w:styleId="propinst-max-heightxref">
    <w:name w:val="propinst-max-height xref"/>
    <w:basedOn w:val="DefaultParagraphFont"/>
    <w:rsid w:val="00537808"/>
  </w:style>
  <w:style w:type="character" w:customStyle="1" w:styleId="propinst-max-widthxref">
    <w:name w:val="propinst-max-width xref"/>
    <w:basedOn w:val="DefaultParagraphFont"/>
    <w:rsid w:val="00537808"/>
  </w:style>
  <w:style w:type="character" w:customStyle="1" w:styleId="propinst-min-heightxref">
    <w:name w:val="propinst-min-height xref"/>
    <w:basedOn w:val="DefaultParagraphFont"/>
    <w:rsid w:val="00537808"/>
  </w:style>
  <w:style w:type="character" w:customStyle="1" w:styleId="propinst-min-widthxref">
    <w:name w:val="propinst-min-width xref"/>
    <w:basedOn w:val="DefaultParagraphFont"/>
    <w:rsid w:val="00537808"/>
  </w:style>
  <w:style w:type="character" w:customStyle="1" w:styleId="propinst-orphansxref">
    <w:name w:val="propinst-orphans xref"/>
    <w:basedOn w:val="DefaultParagraphFont"/>
    <w:rsid w:val="00537808"/>
  </w:style>
  <w:style w:type="character" w:customStyle="1" w:styleId="propinst-outline-colorxref">
    <w:name w:val="propinst-outline-color xref"/>
    <w:basedOn w:val="DefaultParagraphFont"/>
    <w:rsid w:val="00537808"/>
  </w:style>
  <w:style w:type="character" w:customStyle="1" w:styleId="propinst-outline-stylexref">
    <w:name w:val="propinst-outline-style xref"/>
    <w:basedOn w:val="DefaultParagraphFont"/>
    <w:rsid w:val="00537808"/>
  </w:style>
  <w:style w:type="character" w:customStyle="1" w:styleId="propinst-outline-widthxref">
    <w:name w:val="propinst-outline-width xref"/>
    <w:basedOn w:val="DefaultParagraphFont"/>
    <w:rsid w:val="00537808"/>
  </w:style>
  <w:style w:type="character" w:customStyle="1" w:styleId="propinst-outlinexref">
    <w:name w:val="propinst-outline xref"/>
    <w:basedOn w:val="DefaultParagraphFont"/>
    <w:rsid w:val="00537808"/>
  </w:style>
  <w:style w:type="character" w:customStyle="1" w:styleId="propinst-outline-color">
    <w:name w:val="propinst-outline-color"/>
    <w:basedOn w:val="DefaultParagraphFont"/>
    <w:rsid w:val="00537808"/>
  </w:style>
  <w:style w:type="character" w:customStyle="1" w:styleId="propinst-outline-style">
    <w:name w:val="propinst-outline-style"/>
    <w:basedOn w:val="DefaultParagraphFont"/>
    <w:rsid w:val="00537808"/>
  </w:style>
  <w:style w:type="character" w:customStyle="1" w:styleId="propinst-outline-width">
    <w:name w:val="propinst-outline-width"/>
    <w:basedOn w:val="DefaultParagraphFont"/>
    <w:rsid w:val="00537808"/>
  </w:style>
  <w:style w:type="character" w:customStyle="1" w:styleId="propinst-overflowxref">
    <w:name w:val="propinst-overflow xref"/>
    <w:basedOn w:val="DefaultParagraphFont"/>
    <w:rsid w:val="00537808"/>
  </w:style>
  <w:style w:type="character" w:customStyle="1" w:styleId="propinst-padding-topxref">
    <w:name w:val="propinst-padding-top xref"/>
    <w:basedOn w:val="DefaultParagraphFont"/>
    <w:rsid w:val="00537808"/>
  </w:style>
  <w:style w:type="character" w:customStyle="1" w:styleId="propinst-padding-rightxref">
    <w:name w:val="propinst-padding-right xref"/>
    <w:basedOn w:val="DefaultParagraphFont"/>
    <w:rsid w:val="00537808"/>
  </w:style>
  <w:style w:type="character" w:customStyle="1" w:styleId="propinst-padding-bottomxref">
    <w:name w:val="propinst-padding-bottom xref"/>
    <w:basedOn w:val="DefaultParagraphFont"/>
    <w:rsid w:val="00537808"/>
  </w:style>
  <w:style w:type="character" w:customStyle="1" w:styleId="propinst-padding-leftxref">
    <w:name w:val="propinst-padding-left xref"/>
    <w:basedOn w:val="DefaultParagraphFont"/>
    <w:rsid w:val="00537808"/>
  </w:style>
  <w:style w:type="character" w:customStyle="1" w:styleId="value-inst-padding-width">
    <w:name w:val="value-inst-padding-width"/>
    <w:basedOn w:val="DefaultParagraphFont"/>
    <w:rsid w:val="00537808"/>
  </w:style>
  <w:style w:type="character" w:customStyle="1" w:styleId="propinst-paddingxref">
    <w:name w:val="propinst-padding xref"/>
    <w:basedOn w:val="DefaultParagraphFont"/>
    <w:rsid w:val="00537808"/>
  </w:style>
  <w:style w:type="character" w:customStyle="1" w:styleId="propinst-page-break-afterxref">
    <w:name w:val="propinst-page-break-after xref"/>
    <w:basedOn w:val="DefaultParagraphFont"/>
    <w:rsid w:val="00537808"/>
  </w:style>
  <w:style w:type="character" w:customStyle="1" w:styleId="propinst-page-break-beforexref">
    <w:name w:val="propinst-page-break-before xref"/>
    <w:basedOn w:val="DefaultParagraphFont"/>
    <w:rsid w:val="00537808"/>
  </w:style>
  <w:style w:type="character" w:customStyle="1" w:styleId="propinst-page-break-insidexref">
    <w:name w:val="propinst-page-break-inside xref"/>
    <w:basedOn w:val="DefaultParagraphFont"/>
    <w:rsid w:val="00537808"/>
  </w:style>
  <w:style w:type="character" w:customStyle="1" w:styleId="propinst-pause-afterxref">
    <w:name w:val="propinst-pause-after xref"/>
    <w:basedOn w:val="DefaultParagraphFont"/>
    <w:rsid w:val="00537808"/>
  </w:style>
  <w:style w:type="character" w:customStyle="1" w:styleId="value-inst-time">
    <w:name w:val="value-inst-time"/>
    <w:basedOn w:val="DefaultParagraphFont"/>
    <w:rsid w:val="00537808"/>
  </w:style>
  <w:style w:type="character" w:customStyle="1" w:styleId="propinst-pause-beforexref">
    <w:name w:val="propinst-pause-before xref"/>
    <w:basedOn w:val="DefaultParagraphFont"/>
    <w:rsid w:val="00537808"/>
  </w:style>
  <w:style w:type="character" w:customStyle="1" w:styleId="propinst-pausexref">
    <w:name w:val="propinst-pause xref"/>
    <w:basedOn w:val="DefaultParagraphFont"/>
    <w:rsid w:val="00537808"/>
  </w:style>
  <w:style w:type="character" w:customStyle="1" w:styleId="propinst-pitch-rangexref">
    <w:name w:val="propinst-pitch-range xref"/>
    <w:basedOn w:val="DefaultParagraphFont"/>
    <w:rsid w:val="00537808"/>
  </w:style>
  <w:style w:type="character" w:customStyle="1" w:styleId="propinst-pitchxref">
    <w:name w:val="propinst-pitch xref"/>
    <w:basedOn w:val="DefaultParagraphFont"/>
    <w:rsid w:val="00537808"/>
  </w:style>
  <w:style w:type="character" w:customStyle="1" w:styleId="value-inst-frequency">
    <w:name w:val="value-inst-frequency"/>
    <w:basedOn w:val="DefaultParagraphFont"/>
    <w:rsid w:val="00537808"/>
  </w:style>
  <w:style w:type="character" w:customStyle="1" w:styleId="propinst-play-duringxref">
    <w:name w:val="propinst-play-during xref"/>
    <w:basedOn w:val="DefaultParagraphFont"/>
    <w:rsid w:val="00537808"/>
  </w:style>
  <w:style w:type="character" w:customStyle="1" w:styleId="propinst-positionxref">
    <w:name w:val="propinst-position xref"/>
    <w:basedOn w:val="DefaultParagraphFont"/>
    <w:rsid w:val="00537808"/>
  </w:style>
  <w:style w:type="character" w:customStyle="1" w:styleId="propinst-quotesxref">
    <w:name w:val="propinst-quotes xref"/>
    <w:basedOn w:val="DefaultParagraphFont"/>
    <w:rsid w:val="00537808"/>
  </w:style>
  <w:style w:type="character" w:customStyle="1" w:styleId="propinst-richnessxref">
    <w:name w:val="propinst-richness xref"/>
    <w:basedOn w:val="DefaultParagraphFont"/>
    <w:rsid w:val="00537808"/>
  </w:style>
  <w:style w:type="character" w:customStyle="1" w:styleId="propinst-rightxref">
    <w:name w:val="propinst-right xref"/>
    <w:basedOn w:val="DefaultParagraphFont"/>
    <w:rsid w:val="00537808"/>
  </w:style>
  <w:style w:type="character" w:customStyle="1" w:styleId="propinst-speak-headerxref">
    <w:name w:val="propinst-speak-header xref"/>
    <w:basedOn w:val="DefaultParagraphFont"/>
    <w:rsid w:val="00537808"/>
  </w:style>
  <w:style w:type="character" w:customStyle="1" w:styleId="propinst-speak-numeralxref">
    <w:name w:val="propinst-speak-numeral xref"/>
    <w:basedOn w:val="DefaultParagraphFont"/>
    <w:rsid w:val="00537808"/>
  </w:style>
  <w:style w:type="character" w:customStyle="1" w:styleId="propinst-speak-punctuationxref">
    <w:name w:val="propinst-speak-punctuation xref"/>
    <w:basedOn w:val="DefaultParagraphFont"/>
    <w:rsid w:val="00537808"/>
  </w:style>
  <w:style w:type="character" w:customStyle="1" w:styleId="propinst-speakxref">
    <w:name w:val="propinst-speak xref"/>
    <w:basedOn w:val="DefaultParagraphFont"/>
    <w:rsid w:val="00537808"/>
  </w:style>
  <w:style w:type="character" w:customStyle="1" w:styleId="propinst-speech-ratexref">
    <w:name w:val="propinst-speech-rate xref"/>
    <w:basedOn w:val="DefaultParagraphFont"/>
    <w:rsid w:val="00537808"/>
  </w:style>
  <w:style w:type="character" w:customStyle="1" w:styleId="propinst-stressxref">
    <w:name w:val="propinst-stress xref"/>
    <w:basedOn w:val="DefaultParagraphFont"/>
    <w:rsid w:val="00537808"/>
  </w:style>
  <w:style w:type="character" w:customStyle="1" w:styleId="propinst-table-layoutxref">
    <w:name w:val="propinst-table-layout xref"/>
    <w:basedOn w:val="DefaultParagraphFont"/>
    <w:rsid w:val="00537808"/>
  </w:style>
  <w:style w:type="character" w:customStyle="1" w:styleId="propinst-text-alignxref">
    <w:name w:val="propinst-text-align xref"/>
    <w:basedOn w:val="DefaultParagraphFont"/>
    <w:rsid w:val="00537808"/>
  </w:style>
  <w:style w:type="character" w:customStyle="1" w:styleId="propinst-text-decorationxref">
    <w:name w:val="propinst-text-decoration xref"/>
    <w:basedOn w:val="DefaultParagraphFont"/>
    <w:rsid w:val="00537808"/>
  </w:style>
  <w:style w:type="character" w:customStyle="1" w:styleId="propinst-text-indentxref">
    <w:name w:val="propinst-text-indent xref"/>
    <w:basedOn w:val="DefaultParagraphFont"/>
    <w:rsid w:val="00537808"/>
  </w:style>
  <w:style w:type="character" w:customStyle="1" w:styleId="propinst-text-transformxref">
    <w:name w:val="propinst-text-transform xref"/>
    <w:basedOn w:val="DefaultParagraphFont"/>
    <w:rsid w:val="00537808"/>
  </w:style>
  <w:style w:type="character" w:customStyle="1" w:styleId="propinst-topxref">
    <w:name w:val="propinst-top xref"/>
    <w:basedOn w:val="DefaultParagraphFont"/>
    <w:rsid w:val="00537808"/>
  </w:style>
  <w:style w:type="character" w:customStyle="1" w:styleId="propinst-unicode-bidixref">
    <w:name w:val="propinst-unicode-bidi xref"/>
    <w:basedOn w:val="DefaultParagraphFont"/>
    <w:rsid w:val="00537808"/>
  </w:style>
  <w:style w:type="character" w:customStyle="1" w:styleId="propinst-vertical-alignxref">
    <w:name w:val="propinst-vertical-align xref"/>
    <w:basedOn w:val="DefaultParagraphFont"/>
    <w:rsid w:val="00537808"/>
  </w:style>
  <w:style w:type="character" w:customStyle="1" w:styleId="propinst-visibilityxref">
    <w:name w:val="propinst-visibility xref"/>
    <w:basedOn w:val="DefaultParagraphFont"/>
    <w:rsid w:val="00537808"/>
  </w:style>
  <w:style w:type="character" w:customStyle="1" w:styleId="propinst-voice-familyxref">
    <w:name w:val="propinst-voice-family xref"/>
    <w:basedOn w:val="DefaultParagraphFont"/>
    <w:rsid w:val="00537808"/>
  </w:style>
  <w:style w:type="character" w:customStyle="1" w:styleId="value-inst-specific-voice">
    <w:name w:val="value-inst-specific-voice"/>
    <w:basedOn w:val="DefaultParagraphFont"/>
    <w:rsid w:val="00537808"/>
  </w:style>
  <w:style w:type="character" w:customStyle="1" w:styleId="value-inst-generic-voice">
    <w:name w:val="value-inst-generic-voice"/>
    <w:basedOn w:val="DefaultParagraphFont"/>
    <w:rsid w:val="00537808"/>
  </w:style>
  <w:style w:type="character" w:customStyle="1" w:styleId="propinst-volumexref">
    <w:name w:val="propinst-volume xref"/>
    <w:basedOn w:val="DefaultParagraphFont"/>
    <w:rsid w:val="00537808"/>
  </w:style>
  <w:style w:type="character" w:customStyle="1" w:styleId="propinst-white-spacexref">
    <w:name w:val="propinst-white-space xref"/>
    <w:basedOn w:val="DefaultParagraphFont"/>
    <w:rsid w:val="00537808"/>
  </w:style>
  <w:style w:type="character" w:customStyle="1" w:styleId="propinst-widowsxref">
    <w:name w:val="propinst-widows xref"/>
    <w:basedOn w:val="DefaultParagraphFont"/>
    <w:rsid w:val="00537808"/>
  </w:style>
  <w:style w:type="character" w:customStyle="1" w:styleId="propinst-widthxref">
    <w:name w:val="propinst-width xref"/>
    <w:basedOn w:val="DefaultParagraphFont"/>
    <w:rsid w:val="00537808"/>
  </w:style>
  <w:style w:type="character" w:customStyle="1" w:styleId="propinst-word-spacingxref">
    <w:name w:val="propinst-word-spacing xref"/>
    <w:basedOn w:val="DefaultParagraphFont"/>
    <w:rsid w:val="00537808"/>
  </w:style>
  <w:style w:type="character" w:customStyle="1" w:styleId="propinst-z-indexxref">
    <w:name w:val="propinst-z-index xref"/>
    <w:basedOn w:val="DefaultParagraphFont"/>
    <w:rsid w:val="00537808"/>
  </w:style>
  <w:style w:type="paragraph" w:customStyle="1" w:styleId="note">
    <w:name w:val="note"/>
    <w:basedOn w:val="Normal"/>
    <w:rsid w:val="00537808"/>
    <w:pPr>
      <w:spacing w:beforeLines="1" w:afterLines="1" w:line="240" w:lineRule="auto"/>
    </w:pPr>
    <w:rPr>
      <w:rFonts w:ascii="Times" w:eastAsia="Times New Roman" w:hAnsi="Times" w:cs="Times New Roman"/>
      <w:sz w:val="20"/>
      <w:szCs w:val="20"/>
    </w:rPr>
  </w:style>
  <w:style w:type="character" w:customStyle="1" w:styleId="secno">
    <w:name w:val="secno"/>
    <w:basedOn w:val="DefaultParagraphFont"/>
    <w:rsid w:val="00537808"/>
  </w:style>
  <w:style w:type="paragraph" w:styleId="Header">
    <w:name w:val="header"/>
    <w:basedOn w:val="Normal"/>
    <w:link w:val="HeaderChar"/>
    <w:rsid w:val="002A265A"/>
    <w:pPr>
      <w:tabs>
        <w:tab w:val="center" w:pos="4680"/>
        <w:tab w:val="right" w:pos="9360"/>
      </w:tabs>
      <w:spacing w:after="0" w:line="240" w:lineRule="auto"/>
    </w:pPr>
  </w:style>
  <w:style w:type="character" w:customStyle="1" w:styleId="HeaderChar">
    <w:name w:val="Header Char"/>
    <w:basedOn w:val="DefaultParagraphFont"/>
    <w:link w:val="Header"/>
    <w:rsid w:val="002A265A"/>
  </w:style>
  <w:style w:type="paragraph" w:styleId="Footer">
    <w:name w:val="footer"/>
    <w:basedOn w:val="Normal"/>
    <w:link w:val="FooterChar"/>
    <w:uiPriority w:val="99"/>
    <w:rsid w:val="002A2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6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31328">
      <w:bodyDiv w:val="1"/>
      <w:marLeft w:val="0"/>
      <w:marRight w:val="0"/>
      <w:marTop w:val="0"/>
      <w:marBottom w:val="0"/>
      <w:divBdr>
        <w:top w:val="none" w:sz="0" w:space="0" w:color="auto"/>
        <w:left w:val="none" w:sz="0" w:space="0" w:color="auto"/>
        <w:bottom w:val="none" w:sz="0" w:space="0" w:color="auto"/>
        <w:right w:val="none" w:sz="0" w:space="0" w:color="auto"/>
      </w:divBdr>
      <w:divsChild>
        <w:div w:id="528956715">
          <w:marLeft w:val="0"/>
          <w:marRight w:val="0"/>
          <w:marTop w:val="0"/>
          <w:marBottom w:val="0"/>
          <w:divBdr>
            <w:top w:val="none" w:sz="0" w:space="0" w:color="auto"/>
            <w:left w:val="none" w:sz="0" w:space="0" w:color="auto"/>
            <w:bottom w:val="none" w:sz="0" w:space="0" w:color="auto"/>
            <w:right w:val="none" w:sz="0" w:space="0" w:color="auto"/>
          </w:divBdr>
          <w:divsChild>
            <w:div w:id="2059012404">
              <w:marLeft w:val="0"/>
              <w:marRight w:val="0"/>
              <w:marTop w:val="0"/>
              <w:marBottom w:val="0"/>
              <w:divBdr>
                <w:top w:val="none" w:sz="0" w:space="0" w:color="auto"/>
                <w:left w:val="none" w:sz="0" w:space="0" w:color="auto"/>
                <w:bottom w:val="none" w:sz="0" w:space="0" w:color="auto"/>
                <w:right w:val="none" w:sz="0" w:space="0" w:color="auto"/>
              </w:divBdr>
              <w:divsChild>
                <w:div w:id="43843891">
                  <w:marLeft w:val="0"/>
                  <w:marRight w:val="0"/>
                  <w:marTop w:val="0"/>
                  <w:marBottom w:val="0"/>
                  <w:divBdr>
                    <w:top w:val="none" w:sz="0" w:space="0" w:color="auto"/>
                    <w:left w:val="none" w:sz="0" w:space="0" w:color="auto"/>
                    <w:bottom w:val="none" w:sz="0" w:space="0" w:color="auto"/>
                    <w:right w:val="none" w:sz="0" w:space="0" w:color="auto"/>
                  </w:divBdr>
                  <w:divsChild>
                    <w:div w:id="1396196488">
                      <w:marLeft w:val="0"/>
                      <w:marRight w:val="0"/>
                      <w:marTop w:val="0"/>
                      <w:marBottom w:val="0"/>
                      <w:divBdr>
                        <w:top w:val="none" w:sz="0" w:space="0" w:color="auto"/>
                        <w:left w:val="none" w:sz="0" w:space="0" w:color="auto"/>
                        <w:bottom w:val="none" w:sz="0" w:space="0" w:color="auto"/>
                        <w:right w:val="none" w:sz="0" w:space="0" w:color="auto"/>
                      </w:divBdr>
                      <w:divsChild>
                        <w:div w:id="1266573945">
                          <w:marLeft w:val="0"/>
                          <w:marRight w:val="0"/>
                          <w:marTop w:val="0"/>
                          <w:marBottom w:val="0"/>
                          <w:divBdr>
                            <w:top w:val="none" w:sz="0" w:space="0" w:color="auto"/>
                            <w:left w:val="none" w:sz="0" w:space="0" w:color="auto"/>
                            <w:bottom w:val="none" w:sz="0" w:space="0" w:color="auto"/>
                            <w:right w:val="none" w:sz="0" w:space="0" w:color="auto"/>
                          </w:divBdr>
                          <w:divsChild>
                            <w:div w:id="2060400325">
                              <w:marLeft w:val="0"/>
                              <w:marRight w:val="0"/>
                              <w:marTop w:val="0"/>
                              <w:marBottom w:val="0"/>
                              <w:divBdr>
                                <w:top w:val="none" w:sz="0" w:space="0" w:color="auto"/>
                                <w:left w:val="none" w:sz="0" w:space="0" w:color="auto"/>
                                <w:bottom w:val="none" w:sz="0" w:space="0" w:color="auto"/>
                                <w:right w:val="none" w:sz="0" w:space="0" w:color="auto"/>
                              </w:divBdr>
                              <w:divsChild>
                                <w:div w:id="1184242800">
                                  <w:marLeft w:val="0"/>
                                  <w:marRight w:val="0"/>
                                  <w:marTop w:val="0"/>
                                  <w:marBottom w:val="0"/>
                                  <w:divBdr>
                                    <w:top w:val="none" w:sz="0" w:space="0" w:color="auto"/>
                                    <w:left w:val="none" w:sz="0" w:space="0" w:color="auto"/>
                                    <w:bottom w:val="none" w:sz="0" w:space="0" w:color="auto"/>
                                    <w:right w:val="none" w:sz="0" w:space="0" w:color="auto"/>
                                  </w:divBdr>
                                  <w:divsChild>
                                    <w:div w:id="524565570">
                                      <w:marLeft w:val="0"/>
                                      <w:marRight w:val="0"/>
                                      <w:marTop w:val="0"/>
                                      <w:marBottom w:val="0"/>
                                      <w:divBdr>
                                        <w:top w:val="none" w:sz="0" w:space="0" w:color="auto"/>
                                        <w:left w:val="none" w:sz="0" w:space="0" w:color="auto"/>
                                        <w:bottom w:val="none" w:sz="0" w:space="0" w:color="auto"/>
                                        <w:right w:val="none" w:sz="0" w:space="0" w:color="auto"/>
                                      </w:divBdr>
                                      <w:divsChild>
                                        <w:div w:id="1186289958">
                                          <w:marLeft w:val="0"/>
                                          <w:marRight w:val="0"/>
                                          <w:marTop w:val="240"/>
                                          <w:marBottom w:val="240"/>
                                          <w:divBdr>
                                            <w:top w:val="none" w:sz="0" w:space="0" w:color="auto"/>
                                            <w:left w:val="none" w:sz="0" w:space="0" w:color="auto"/>
                                            <w:bottom w:val="none" w:sz="0" w:space="0" w:color="auto"/>
                                            <w:right w:val="none" w:sz="0" w:space="0" w:color="auto"/>
                                          </w:divBdr>
                                          <w:divsChild>
                                            <w:div w:id="142088588">
                                              <w:marLeft w:val="0"/>
                                              <w:marRight w:val="0"/>
                                              <w:marTop w:val="168"/>
                                              <w:marBottom w:val="0"/>
                                              <w:divBdr>
                                                <w:top w:val="none" w:sz="0" w:space="0" w:color="auto"/>
                                                <w:left w:val="none" w:sz="0" w:space="0" w:color="auto"/>
                                                <w:bottom w:val="none" w:sz="0" w:space="0" w:color="auto"/>
                                                <w:right w:val="none" w:sz="0" w:space="0" w:color="auto"/>
                                              </w:divBdr>
                                              <w:divsChild>
                                                <w:div w:id="1560898861">
                                                  <w:marLeft w:val="0"/>
                                                  <w:marRight w:val="0"/>
                                                  <w:marTop w:val="0"/>
                                                  <w:marBottom w:val="0"/>
                                                  <w:divBdr>
                                                    <w:top w:val="none" w:sz="0" w:space="0" w:color="auto"/>
                                                    <w:left w:val="none" w:sz="0" w:space="0" w:color="auto"/>
                                                    <w:bottom w:val="none" w:sz="0" w:space="0" w:color="auto"/>
                                                    <w:right w:val="none" w:sz="0" w:space="0" w:color="auto"/>
                                                  </w:divBdr>
                                                  <w:divsChild>
                                                    <w:div w:id="11651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3022392">
      <w:bodyDiv w:val="1"/>
      <w:marLeft w:val="0"/>
      <w:marRight w:val="0"/>
      <w:marTop w:val="0"/>
      <w:marBottom w:val="0"/>
      <w:divBdr>
        <w:top w:val="none" w:sz="0" w:space="0" w:color="auto"/>
        <w:left w:val="none" w:sz="0" w:space="0" w:color="auto"/>
        <w:bottom w:val="none" w:sz="0" w:space="0" w:color="auto"/>
        <w:right w:val="none" w:sz="0" w:space="0" w:color="auto"/>
      </w:divBdr>
      <w:divsChild>
        <w:div w:id="135606162">
          <w:marLeft w:val="0"/>
          <w:marRight w:val="0"/>
          <w:marTop w:val="0"/>
          <w:marBottom w:val="0"/>
          <w:divBdr>
            <w:top w:val="none" w:sz="0" w:space="0" w:color="auto"/>
            <w:left w:val="none" w:sz="0" w:space="0" w:color="auto"/>
            <w:bottom w:val="none" w:sz="0" w:space="0" w:color="auto"/>
            <w:right w:val="none" w:sz="0" w:space="0" w:color="auto"/>
          </w:divBdr>
          <w:divsChild>
            <w:div w:id="510142897">
              <w:marLeft w:val="0"/>
              <w:marRight w:val="0"/>
              <w:marTop w:val="0"/>
              <w:marBottom w:val="0"/>
              <w:divBdr>
                <w:top w:val="none" w:sz="0" w:space="0" w:color="auto"/>
                <w:left w:val="none" w:sz="0" w:space="0" w:color="auto"/>
                <w:bottom w:val="none" w:sz="0" w:space="0" w:color="auto"/>
                <w:right w:val="none" w:sz="0" w:space="0" w:color="auto"/>
              </w:divBdr>
              <w:divsChild>
                <w:div w:id="1291127382">
                  <w:marLeft w:val="0"/>
                  <w:marRight w:val="0"/>
                  <w:marTop w:val="0"/>
                  <w:marBottom w:val="0"/>
                  <w:divBdr>
                    <w:top w:val="none" w:sz="0" w:space="0" w:color="auto"/>
                    <w:left w:val="none" w:sz="0" w:space="0" w:color="auto"/>
                    <w:bottom w:val="none" w:sz="0" w:space="0" w:color="auto"/>
                    <w:right w:val="none" w:sz="0" w:space="0" w:color="auto"/>
                  </w:divBdr>
                  <w:divsChild>
                    <w:div w:id="534926284">
                      <w:marLeft w:val="0"/>
                      <w:marRight w:val="0"/>
                      <w:marTop w:val="0"/>
                      <w:marBottom w:val="0"/>
                      <w:divBdr>
                        <w:top w:val="none" w:sz="0" w:space="0" w:color="auto"/>
                        <w:left w:val="none" w:sz="0" w:space="0" w:color="auto"/>
                        <w:bottom w:val="none" w:sz="0" w:space="0" w:color="auto"/>
                        <w:right w:val="none" w:sz="0" w:space="0" w:color="auto"/>
                      </w:divBdr>
                      <w:divsChild>
                        <w:div w:id="539973165">
                          <w:marLeft w:val="0"/>
                          <w:marRight w:val="0"/>
                          <w:marTop w:val="0"/>
                          <w:marBottom w:val="0"/>
                          <w:divBdr>
                            <w:top w:val="none" w:sz="0" w:space="0" w:color="auto"/>
                            <w:left w:val="none" w:sz="0" w:space="0" w:color="auto"/>
                            <w:bottom w:val="none" w:sz="0" w:space="0" w:color="auto"/>
                            <w:right w:val="none" w:sz="0" w:space="0" w:color="auto"/>
                          </w:divBdr>
                          <w:divsChild>
                            <w:div w:id="386995386">
                              <w:marLeft w:val="0"/>
                              <w:marRight w:val="0"/>
                              <w:marTop w:val="120"/>
                              <w:marBottom w:val="150"/>
                              <w:divBdr>
                                <w:top w:val="none" w:sz="0" w:space="0" w:color="auto"/>
                                <w:left w:val="none" w:sz="0" w:space="0" w:color="auto"/>
                                <w:bottom w:val="none" w:sz="0" w:space="0" w:color="auto"/>
                                <w:right w:val="none" w:sz="0" w:space="0" w:color="auto"/>
                              </w:divBdr>
                              <w:divsChild>
                                <w:div w:id="202527407">
                                  <w:marLeft w:val="0"/>
                                  <w:marRight w:val="0"/>
                                  <w:marTop w:val="0"/>
                                  <w:marBottom w:val="0"/>
                                  <w:divBdr>
                                    <w:top w:val="none" w:sz="0" w:space="0" w:color="auto"/>
                                    <w:left w:val="none" w:sz="0" w:space="0" w:color="auto"/>
                                    <w:bottom w:val="none" w:sz="0" w:space="0" w:color="auto"/>
                                    <w:right w:val="none" w:sz="0" w:space="0" w:color="auto"/>
                                  </w:divBdr>
                                  <w:divsChild>
                                    <w:div w:id="1504667272">
                                      <w:marLeft w:val="0"/>
                                      <w:marRight w:val="0"/>
                                      <w:marTop w:val="0"/>
                                      <w:marBottom w:val="0"/>
                                      <w:divBdr>
                                        <w:top w:val="single" w:sz="6" w:space="0" w:color="CCCCCC"/>
                                        <w:left w:val="single" w:sz="6" w:space="0" w:color="CCCCCC"/>
                                        <w:bottom w:val="single" w:sz="6" w:space="0" w:color="CCCCCC"/>
                                        <w:right w:val="single" w:sz="6" w:space="0" w:color="CCCCCC"/>
                                      </w:divBdr>
                                      <w:divsChild>
                                        <w:div w:id="938560853">
                                          <w:marLeft w:val="0"/>
                                          <w:marRight w:val="0"/>
                                          <w:marTop w:val="0"/>
                                          <w:marBottom w:val="0"/>
                                          <w:divBdr>
                                            <w:top w:val="none" w:sz="0" w:space="0" w:color="auto"/>
                                            <w:left w:val="none" w:sz="0" w:space="0" w:color="auto"/>
                                            <w:bottom w:val="none" w:sz="0" w:space="0" w:color="auto"/>
                                            <w:right w:val="none" w:sz="0" w:space="0" w:color="auto"/>
                                          </w:divBdr>
                                          <w:divsChild>
                                            <w:div w:id="10882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591006">
      <w:bodyDiv w:val="1"/>
      <w:marLeft w:val="0"/>
      <w:marRight w:val="0"/>
      <w:marTop w:val="0"/>
      <w:marBottom w:val="0"/>
      <w:divBdr>
        <w:top w:val="none" w:sz="0" w:space="0" w:color="auto"/>
        <w:left w:val="none" w:sz="0" w:space="0" w:color="auto"/>
        <w:bottom w:val="none" w:sz="0" w:space="0" w:color="auto"/>
        <w:right w:val="none" w:sz="0" w:space="0" w:color="auto"/>
      </w:divBdr>
      <w:divsChild>
        <w:div w:id="195313644">
          <w:marLeft w:val="547"/>
          <w:marRight w:val="0"/>
          <w:marTop w:val="134"/>
          <w:marBottom w:val="0"/>
          <w:divBdr>
            <w:top w:val="none" w:sz="0" w:space="0" w:color="auto"/>
            <w:left w:val="none" w:sz="0" w:space="0" w:color="auto"/>
            <w:bottom w:val="none" w:sz="0" w:space="0" w:color="auto"/>
            <w:right w:val="none" w:sz="0" w:space="0" w:color="auto"/>
          </w:divBdr>
        </w:div>
        <w:div w:id="293946455">
          <w:marLeft w:val="547"/>
          <w:marRight w:val="0"/>
          <w:marTop w:val="134"/>
          <w:marBottom w:val="0"/>
          <w:divBdr>
            <w:top w:val="none" w:sz="0" w:space="0" w:color="auto"/>
            <w:left w:val="none" w:sz="0" w:space="0" w:color="auto"/>
            <w:bottom w:val="none" w:sz="0" w:space="0" w:color="auto"/>
            <w:right w:val="none" w:sz="0" w:space="0" w:color="auto"/>
          </w:divBdr>
        </w:div>
        <w:div w:id="1780638875">
          <w:marLeft w:val="547"/>
          <w:marRight w:val="0"/>
          <w:marTop w:val="134"/>
          <w:marBottom w:val="0"/>
          <w:divBdr>
            <w:top w:val="none" w:sz="0" w:space="0" w:color="auto"/>
            <w:left w:val="none" w:sz="0" w:space="0" w:color="auto"/>
            <w:bottom w:val="none" w:sz="0" w:space="0" w:color="auto"/>
            <w:right w:val="none" w:sz="0" w:space="0" w:color="auto"/>
          </w:divBdr>
        </w:div>
        <w:div w:id="908270645">
          <w:marLeft w:val="547"/>
          <w:marRight w:val="0"/>
          <w:marTop w:val="134"/>
          <w:marBottom w:val="0"/>
          <w:divBdr>
            <w:top w:val="none" w:sz="0" w:space="0" w:color="auto"/>
            <w:left w:val="none" w:sz="0" w:space="0" w:color="auto"/>
            <w:bottom w:val="none" w:sz="0" w:space="0" w:color="auto"/>
            <w:right w:val="none" w:sz="0" w:space="0" w:color="auto"/>
          </w:divBdr>
        </w:div>
      </w:divsChild>
    </w:div>
    <w:div w:id="828714147">
      <w:bodyDiv w:val="1"/>
      <w:marLeft w:val="0"/>
      <w:marRight w:val="0"/>
      <w:marTop w:val="0"/>
      <w:marBottom w:val="0"/>
      <w:divBdr>
        <w:top w:val="none" w:sz="0" w:space="0" w:color="auto"/>
        <w:left w:val="none" w:sz="0" w:space="0" w:color="auto"/>
        <w:bottom w:val="none" w:sz="0" w:space="0" w:color="auto"/>
        <w:right w:val="none" w:sz="0" w:space="0" w:color="auto"/>
      </w:divBdr>
      <w:divsChild>
        <w:div w:id="1516190952">
          <w:marLeft w:val="0"/>
          <w:marRight w:val="0"/>
          <w:marTop w:val="0"/>
          <w:marBottom w:val="0"/>
          <w:divBdr>
            <w:top w:val="none" w:sz="0" w:space="0" w:color="auto"/>
            <w:left w:val="none" w:sz="0" w:space="0" w:color="auto"/>
            <w:bottom w:val="none" w:sz="0" w:space="0" w:color="auto"/>
            <w:right w:val="none" w:sz="0" w:space="0" w:color="auto"/>
          </w:divBdr>
          <w:divsChild>
            <w:div w:id="1436901131">
              <w:marLeft w:val="0"/>
              <w:marRight w:val="0"/>
              <w:marTop w:val="0"/>
              <w:marBottom w:val="0"/>
              <w:divBdr>
                <w:top w:val="none" w:sz="0" w:space="0" w:color="auto"/>
                <w:left w:val="none" w:sz="0" w:space="0" w:color="auto"/>
                <w:bottom w:val="none" w:sz="0" w:space="0" w:color="auto"/>
                <w:right w:val="none" w:sz="0" w:space="0" w:color="auto"/>
              </w:divBdr>
              <w:divsChild>
                <w:div w:id="1076822789">
                  <w:marLeft w:val="0"/>
                  <w:marRight w:val="0"/>
                  <w:marTop w:val="0"/>
                  <w:marBottom w:val="0"/>
                  <w:divBdr>
                    <w:top w:val="none" w:sz="0" w:space="0" w:color="auto"/>
                    <w:left w:val="none" w:sz="0" w:space="0" w:color="auto"/>
                    <w:bottom w:val="none" w:sz="0" w:space="0" w:color="auto"/>
                    <w:right w:val="none" w:sz="0" w:space="0" w:color="auto"/>
                  </w:divBdr>
                  <w:divsChild>
                    <w:div w:id="107940478">
                      <w:marLeft w:val="0"/>
                      <w:marRight w:val="0"/>
                      <w:marTop w:val="0"/>
                      <w:marBottom w:val="0"/>
                      <w:divBdr>
                        <w:top w:val="none" w:sz="0" w:space="0" w:color="auto"/>
                        <w:left w:val="none" w:sz="0" w:space="0" w:color="auto"/>
                        <w:bottom w:val="none" w:sz="0" w:space="0" w:color="auto"/>
                        <w:right w:val="none" w:sz="0" w:space="0" w:color="auto"/>
                      </w:divBdr>
                      <w:divsChild>
                        <w:div w:id="1312176996">
                          <w:marLeft w:val="0"/>
                          <w:marRight w:val="0"/>
                          <w:marTop w:val="0"/>
                          <w:marBottom w:val="0"/>
                          <w:divBdr>
                            <w:top w:val="none" w:sz="0" w:space="0" w:color="auto"/>
                            <w:left w:val="none" w:sz="0" w:space="0" w:color="auto"/>
                            <w:bottom w:val="none" w:sz="0" w:space="0" w:color="auto"/>
                            <w:right w:val="none" w:sz="0" w:space="0" w:color="auto"/>
                          </w:divBdr>
                          <w:divsChild>
                            <w:div w:id="1954363843">
                              <w:marLeft w:val="0"/>
                              <w:marRight w:val="0"/>
                              <w:marTop w:val="0"/>
                              <w:marBottom w:val="0"/>
                              <w:divBdr>
                                <w:top w:val="none" w:sz="0" w:space="0" w:color="auto"/>
                                <w:left w:val="none" w:sz="0" w:space="0" w:color="auto"/>
                                <w:bottom w:val="none" w:sz="0" w:space="0" w:color="auto"/>
                                <w:right w:val="none" w:sz="0" w:space="0" w:color="auto"/>
                              </w:divBdr>
                              <w:divsChild>
                                <w:div w:id="1348749153">
                                  <w:marLeft w:val="240"/>
                                  <w:marRight w:val="240"/>
                                  <w:marTop w:val="0"/>
                                  <w:marBottom w:val="0"/>
                                  <w:divBdr>
                                    <w:top w:val="none" w:sz="0" w:space="0" w:color="auto"/>
                                    <w:left w:val="none" w:sz="0" w:space="0" w:color="auto"/>
                                    <w:bottom w:val="none" w:sz="0" w:space="0" w:color="auto"/>
                                    <w:right w:val="none" w:sz="0" w:space="0" w:color="auto"/>
                                  </w:divBdr>
                                  <w:divsChild>
                                    <w:div w:id="814490365">
                                      <w:marLeft w:val="0"/>
                                      <w:marRight w:val="0"/>
                                      <w:marTop w:val="0"/>
                                      <w:marBottom w:val="0"/>
                                      <w:divBdr>
                                        <w:top w:val="none" w:sz="0" w:space="0" w:color="auto"/>
                                        <w:left w:val="none" w:sz="0" w:space="0" w:color="auto"/>
                                        <w:bottom w:val="none" w:sz="0" w:space="0" w:color="auto"/>
                                        <w:right w:val="none" w:sz="0" w:space="0" w:color="auto"/>
                                      </w:divBdr>
                                      <w:divsChild>
                                        <w:div w:id="1549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743967">
      <w:bodyDiv w:val="1"/>
      <w:marLeft w:val="0"/>
      <w:marRight w:val="0"/>
      <w:marTop w:val="0"/>
      <w:marBottom w:val="0"/>
      <w:divBdr>
        <w:top w:val="none" w:sz="0" w:space="0" w:color="auto"/>
        <w:left w:val="none" w:sz="0" w:space="0" w:color="auto"/>
        <w:bottom w:val="none" w:sz="0" w:space="0" w:color="auto"/>
        <w:right w:val="none" w:sz="0" w:space="0" w:color="auto"/>
      </w:divBdr>
      <w:divsChild>
        <w:div w:id="1810972111">
          <w:marLeft w:val="0"/>
          <w:marRight w:val="0"/>
          <w:marTop w:val="0"/>
          <w:marBottom w:val="0"/>
          <w:divBdr>
            <w:top w:val="none" w:sz="0" w:space="0" w:color="auto"/>
            <w:left w:val="none" w:sz="0" w:space="0" w:color="auto"/>
            <w:bottom w:val="none" w:sz="0" w:space="0" w:color="auto"/>
            <w:right w:val="none" w:sz="0" w:space="0" w:color="auto"/>
          </w:divBdr>
          <w:divsChild>
            <w:div w:id="1034693945">
              <w:marLeft w:val="0"/>
              <w:marRight w:val="0"/>
              <w:marTop w:val="0"/>
              <w:marBottom w:val="0"/>
              <w:divBdr>
                <w:top w:val="none" w:sz="0" w:space="0" w:color="auto"/>
                <w:left w:val="none" w:sz="0" w:space="0" w:color="auto"/>
                <w:bottom w:val="none" w:sz="0" w:space="0" w:color="auto"/>
                <w:right w:val="none" w:sz="0" w:space="0" w:color="auto"/>
              </w:divBdr>
              <w:divsChild>
                <w:div w:id="1591893200">
                  <w:marLeft w:val="0"/>
                  <w:marRight w:val="0"/>
                  <w:marTop w:val="0"/>
                  <w:marBottom w:val="0"/>
                  <w:divBdr>
                    <w:top w:val="none" w:sz="0" w:space="0" w:color="auto"/>
                    <w:left w:val="none" w:sz="0" w:space="0" w:color="auto"/>
                    <w:bottom w:val="none" w:sz="0" w:space="0" w:color="auto"/>
                    <w:right w:val="none" w:sz="0" w:space="0" w:color="auto"/>
                  </w:divBdr>
                  <w:divsChild>
                    <w:div w:id="1947809485">
                      <w:marLeft w:val="0"/>
                      <w:marRight w:val="0"/>
                      <w:marTop w:val="0"/>
                      <w:marBottom w:val="0"/>
                      <w:divBdr>
                        <w:top w:val="none" w:sz="0" w:space="0" w:color="auto"/>
                        <w:left w:val="none" w:sz="0" w:space="0" w:color="auto"/>
                        <w:bottom w:val="none" w:sz="0" w:space="0" w:color="auto"/>
                        <w:right w:val="none" w:sz="0" w:space="0" w:color="auto"/>
                      </w:divBdr>
                      <w:divsChild>
                        <w:div w:id="2130051318">
                          <w:marLeft w:val="0"/>
                          <w:marRight w:val="0"/>
                          <w:marTop w:val="0"/>
                          <w:marBottom w:val="0"/>
                          <w:divBdr>
                            <w:top w:val="none" w:sz="0" w:space="0" w:color="auto"/>
                            <w:left w:val="none" w:sz="0" w:space="0" w:color="auto"/>
                            <w:bottom w:val="none" w:sz="0" w:space="0" w:color="auto"/>
                            <w:right w:val="none" w:sz="0" w:space="0" w:color="auto"/>
                          </w:divBdr>
                          <w:divsChild>
                            <w:div w:id="370500798">
                              <w:marLeft w:val="0"/>
                              <w:marRight w:val="0"/>
                              <w:marTop w:val="120"/>
                              <w:marBottom w:val="150"/>
                              <w:divBdr>
                                <w:top w:val="none" w:sz="0" w:space="0" w:color="auto"/>
                                <w:left w:val="none" w:sz="0" w:space="0" w:color="auto"/>
                                <w:bottom w:val="none" w:sz="0" w:space="0" w:color="auto"/>
                                <w:right w:val="none" w:sz="0" w:space="0" w:color="auto"/>
                              </w:divBdr>
                              <w:divsChild>
                                <w:div w:id="409231944">
                                  <w:marLeft w:val="0"/>
                                  <w:marRight w:val="0"/>
                                  <w:marTop w:val="0"/>
                                  <w:marBottom w:val="0"/>
                                  <w:divBdr>
                                    <w:top w:val="none" w:sz="0" w:space="0" w:color="auto"/>
                                    <w:left w:val="none" w:sz="0" w:space="0" w:color="auto"/>
                                    <w:bottom w:val="none" w:sz="0" w:space="0" w:color="auto"/>
                                    <w:right w:val="none" w:sz="0" w:space="0" w:color="auto"/>
                                  </w:divBdr>
                                  <w:divsChild>
                                    <w:div w:id="679433299">
                                      <w:marLeft w:val="0"/>
                                      <w:marRight w:val="0"/>
                                      <w:marTop w:val="0"/>
                                      <w:marBottom w:val="0"/>
                                      <w:divBdr>
                                        <w:top w:val="single" w:sz="6" w:space="0" w:color="CCCCCC"/>
                                        <w:left w:val="single" w:sz="6" w:space="0" w:color="CCCCCC"/>
                                        <w:bottom w:val="single" w:sz="6" w:space="0" w:color="CCCCCC"/>
                                        <w:right w:val="single" w:sz="6" w:space="0" w:color="CCCCCC"/>
                                      </w:divBdr>
                                      <w:divsChild>
                                        <w:div w:id="1345477489">
                                          <w:marLeft w:val="0"/>
                                          <w:marRight w:val="0"/>
                                          <w:marTop w:val="0"/>
                                          <w:marBottom w:val="0"/>
                                          <w:divBdr>
                                            <w:top w:val="none" w:sz="0" w:space="0" w:color="auto"/>
                                            <w:left w:val="none" w:sz="0" w:space="0" w:color="auto"/>
                                            <w:bottom w:val="none" w:sz="0" w:space="0" w:color="auto"/>
                                            <w:right w:val="none" w:sz="0" w:space="0" w:color="auto"/>
                                          </w:divBdr>
                                          <w:divsChild>
                                            <w:div w:id="471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5300108">
      <w:bodyDiv w:val="1"/>
      <w:marLeft w:val="0"/>
      <w:marRight w:val="0"/>
      <w:marTop w:val="0"/>
      <w:marBottom w:val="0"/>
      <w:divBdr>
        <w:top w:val="none" w:sz="0" w:space="0" w:color="auto"/>
        <w:left w:val="none" w:sz="0" w:space="0" w:color="auto"/>
        <w:bottom w:val="none" w:sz="0" w:space="0" w:color="auto"/>
        <w:right w:val="none" w:sz="0" w:space="0" w:color="auto"/>
      </w:divBdr>
    </w:div>
    <w:div w:id="1220827046">
      <w:bodyDiv w:val="1"/>
      <w:marLeft w:val="0"/>
      <w:marRight w:val="0"/>
      <w:marTop w:val="0"/>
      <w:marBottom w:val="0"/>
      <w:divBdr>
        <w:top w:val="none" w:sz="0" w:space="0" w:color="auto"/>
        <w:left w:val="none" w:sz="0" w:space="0" w:color="auto"/>
        <w:bottom w:val="none" w:sz="0" w:space="0" w:color="auto"/>
        <w:right w:val="none" w:sz="0" w:space="0" w:color="auto"/>
      </w:divBdr>
      <w:divsChild>
        <w:div w:id="1413355276">
          <w:marLeft w:val="0"/>
          <w:marRight w:val="0"/>
          <w:marTop w:val="0"/>
          <w:marBottom w:val="0"/>
          <w:divBdr>
            <w:top w:val="none" w:sz="0" w:space="0" w:color="auto"/>
            <w:left w:val="none" w:sz="0" w:space="0" w:color="auto"/>
            <w:bottom w:val="none" w:sz="0" w:space="0" w:color="auto"/>
            <w:right w:val="none" w:sz="0" w:space="0" w:color="auto"/>
          </w:divBdr>
          <w:divsChild>
            <w:div w:id="1460610146">
              <w:marLeft w:val="0"/>
              <w:marRight w:val="0"/>
              <w:marTop w:val="0"/>
              <w:marBottom w:val="0"/>
              <w:divBdr>
                <w:top w:val="none" w:sz="0" w:space="0" w:color="auto"/>
                <w:left w:val="none" w:sz="0" w:space="0" w:color="auto"/>
                <w:bottom w:val="none" w:sz="0" w:space="0" w:color="auto"/>
                <w:right w:val="none" w:sz="0" w:space="0" w:color="auto"/>
              </w:divBdr>
              <w:divsChild>
                <w:div w:id="1451629665">
                  <w:marLeft w:val="0"/>
                  <w:marRight w:val="0"/>
                  <w:marTop w:val="0"/>
                  <w:marBottom w:val="0"/>
                  <w:divBdr>
                    <w:top w:val="none" w:sz="0" w:space="0" w:color="auto"/>
                    <w:left w:val="none" w:sz="0" w:space="0" w:color="auto"/>
                    <w:bottom w:val="none" w:sz="0" w:space="0" w:color="auto"/>
                    <w:right w:val="none" w:sz="0" w:space="0" w:color="auto"/>
                  </w:divBdr>
                  <w:divsChild>
                    <w:div w:id="1045251704">
                      <w:marLeft w:val="0"/>
                      <w:marRight w:val="0"/>
                      <w:marTop w:val="0"/>
                      <w:marBottom w:val="0"/>
                      <w:divBdr>
                        <w:top w:val="none" w:sz="0" w:space="0" w:color="auto"/>
                        <w:left w:val="none" w:sz="0" w:space="0" w:color="auto"/>
                        <w:bottom w:val="none" w:sz="0" w:space="0" w:color="auto"/>
                        <w:right w:val="none" w:sz="0" w:space="0" w:color="auto"/>
                      </w:divBdr>
                      <w:divsChild>
                        <w:div w:id="196239081">
                          <w:marLeft w:val="0"/>
                          <w:marRight w:val="0"/>
                          <w:marTop w:val="0"/>
                          <w:marBottom w:val="0"/>
                          <w:divBdr>
                            <w:top w:val="none" w:sz="0" w:space="0" w:color="auto"/>
                            <w:left w:val="none" w:sz="0" w:space="0" w:color="auto"/>
                            <w:bottom w:val="none" w:sz="0" w:space="0" w:color="auto"/>
                            <w:right w:val="none" w:sz="0" w:space="0" w:color="auto"/>
                          </w:divBdr>
                          <w:divsChild>
                            <w:div w:id="3358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575383">
      <w:bodyDiv w:val="1"/>
      <w:marLeft w:val="0"/>
      <w:marRight w:val="0"/>
      <w:marTop w:val="0"/>
      <w:marBottom w:val="0"/>
      <w:divBdr>
        <w:top w:val="none" w:sz="0" w:space="0" w:color="auto"/>
        <w:left w:val="none" w:sz="0" w:space="0" w:color="auto"/>
        <w:bottom w:val="none" w:sz="0" w:space="0" w:color="auto"/>
        <w:right w:val="none" w:sz="0" w:space="0" w:color="auto"/>
      </w:divBdr>
    </w:div>
    <w:div w:id="176121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Volumes\Macoun\Users\jeremyosborn\Desktop\tabular-data.html" TargetMode="External"/><Relationship Id="rId299" Type="http://schemas.openxmlformats.org/officeDocument/2006/relationships/hyperlink" Target="file:///C:\Volumes\Macoun\Users\jeremyosborn\Desktop\browsers.html" TargetMode="External"/><Relationship Id="rId21" Type="http://schemas.openxmlformats.org/officeDocument/2006/relationships/image" Target="media/image11.png"/><Relationship Id="rId63" Type="http://schemas.openxmlformats.org/officeDocument/2006/relationships/hyperlink" Target="file:///C:\Volumes\Macoun\Users\jeremyosborn\Desktop\semantics.html" TargetMode="External"/><Relationship Id="rId159" Type="http://schemas.openxmlformats.org/officeDocument/2006/relationships/hyperlink" Target="file:///C:\Volumes\Macoun\Users\jeremyosborn\Desktop\association-of-controls-and-forms.html" TargetMode="External"/><Relationship Id="rId324" Type="http://schemas.openxmlformats.org/officeDocument/2006/relationships/hyperlink" Target="file:///C:\Volumes\Macoun\Users\jeremyosborn\Desktop\elements.html" TargetMode="External"/><Relationship Id="rId366" Type="http://schemas.openxmlformats.org/officeDocument/2006/relationships/hyperlink" Target="file:///C:\Volumes\Macoun\Users\jeremyosborn\Desktop\the-iframe-element.html" TargetMode="External"/><Relationship Id="rId170" Type="http://schemas.openxmlformats.org/officeDocument/2006/relationships/hyperlink" Target="file:///C:\Volumes\Macoun\Users\jeremyosborn\Desktop\association-of-controls-and-forms.html" TargetMode="External"/><Relationship Id="rId226" Type="http://schemas.openxmlformats.org/officeDocument/2006/relationships/hyperlink" Target="file:///C:\Volumes\Macoun\Users\jeremyosborn\Desktop\association-of-controls-and-forms.html" TargetMode="External"/><Relationship Id="rId433" Type="http://schemas.openxmlformats.org/officeDocument/2006/relationships/hyperlink" Target="file:///C:\Volumes\Macoun\Users\jeremyosborn\Desktop\the-iframe-element.html" TargetMode="External"/><Relationship Id="rId268" Type="http://schemas.openxmlformats.org/officeDocument/2006/relationships/hyperlink" Target="file:///C:\Volumes\Macoun\Users\jeremyosborn\Desktop\links.html" TargetMode="External"/><Relationship Id="rId32" Type="http://schemas.openxmlformats.org/officeDocument/2006/relationships/hyperlink" Target="file:///C:\Volumes\Macoun\Users\jeremyosborn\Desktop\elements.html" TargetMode="External"/><Relationship Id="rId74" Type="http://schemas.openxmlformats.org/officeDocument/2006/relationships/hyperlink" Target="file:///C:\Volumes\Macoun\Users\jeremyosborn\Desktop\webappapis.html" TargetMode="External"/><Relationship Id="rId128" Type="http://schemas.openxmlformats.org/officeDocument/2006/relationships/hyperlink" Target="file:///C:\Volumes\Macoun\Users\jeremyosborn\Desktop\interactive-elements.html" TargetMode="External"/><Relationship Id="rId335" Type="http://schemas.openxmlformats.org/officeDocument/2006/relationships/hyperlink" Target="file:///C:\Volumes\Macoun\Users\jeremyosborn\Desktop\grouping-content.html" TargetMode="External"/><Relationship Id="rId377" Type="http://schemas.openxmlformats.org/officeDocument/2006/relationships/hyperlink" Target="file:///C:\Volumes\Macoun\Users\jeremyosborn\Desktop\elements.html" TargetMode="External"/><Relationship Id="rId5" Type="http://schemas.openxmlformats.org/officeDocument/2006/relationships/settings" Target="settings.xml"/><Relationship Id="rId181" Type="http://schemas.openxmlformats.org/officeDocument/2006/relationships/hyperlink" Target="file:///C:\Volumes\Macoun\Users\jeremyosborn\Desktop\sections.html" TargetMode="External"/><Relationship Id="rId237" Type="http://schemas.openxmlformats.org/officeDocument/2006/relationships/hyperlink" Target="file:///C:\Volumes\Macoun\Users\jeremyosborn\Desktop\common-input-element-attributes.html" TargetMode="External"/><Relationship Id="rId402" Type="http://schemas.openxmlformats.org/officeDocument/2006/relationships/hyperlink" Target="file:///C:\Volumes\Macoun\Users\jeremyosborn\Desktop\association-of-controls-and-forms.html" TargetMode="External"/><Relationship Id="rId279" Type="http://schemas.openxmlformats.org/officeDocument/2006/relationships/hyperlink" Target="file:///C:\Volumes\Macoun\Users\jeremyosborn\Desktop\semantics.html" TargetMode="External"/><Relationship Id="rId444" Type="http://schemas.openxmlformats.org/officeDocument/2006/relationships/hyperlink" Target="file:///C:\Volumes\Macoun\Users\jeremyosborn\Desktop\the-iframe-element.html" TargetMode="External"/><Relationship Id="rId43" Type="http://schemas.openxmlformats.org/officeDocument/2006/relationships/hyperlink" Target="file:///C:\Volumes\Macoun\Users\jeremyosborn\Desktop\links.html" TargetMode="External"/><Relationship Id="rId139" Type="http://schemas.openxmlformats.org/officeDocument/2006/relationships/hyperlink" Target="file:///C:\Volumes\Macoun\Users\jeremyosborn\Desktop\grouping-content.html" TargetMode="External"/><Relationship Id="rId290" Type="http://schemas.openxmlformats.org/officeDocument/2006/relationships/hyperlink" Target="file:///C:\Volumes\Macoun\Users\jeremyosborn\Desktop\the-button-element.html" TargetMode="External"/><Relationship Id="rId304" Type="http://schemas.openxmlformats.org/officeDocument/2006/relationships/hyperlink" Target="file:///C:\Volumes\Macoun\Users\jeremyosborn\Desktop\the-iframe-element.html" TargetMode="External"/><Relationship Id="rId346" Type="http://schemas.openxmlformats.org/officeDocument/2006/relationships/hyperlink" Target="file:///C:\Volumes\Macoun\Users\jeremyosborn\Desktop\elements.html" TargetMode="External"/><Relationship Id="rId388" Type="http://schemas.openxmlformats.org/officeDocument/2006/relationships/hyperlink" Target="file:///C:\Volumes\Macoun\Users\jeremyosborn\Desktop\tabular-data.html" TargetMode="External"/><Relationship Id="rId85" Type="http://schemas.openxmlformats.org/officeDocument/2006/relationships/hyperlink" Target="file:///C:\Volumes\Macoun\Users\jeremyosborn\Desktop\webappapis.html" TargetMode="External"/><Relationship Id="rId150" Type="http://schemas.openxmlformats.org/officeDocument/2006/relationships/hyperlink" Target="file:///C:\Volumes\Macoun\Users\jeremyosborn\Desktop\elements.html" TargetMode="External"/><Relationship Id="rId192" Type="http://schemas.openxmlformats.org/officeDocument/2006/relationships/hyperlink" Target="file:///C:\Volumes\Macoun\Users\jeremyosborn\Desktop\semantics.html" TargetMode="External"/><Relationship Id="rId206" Type="http://schemas.openxmlformats.org/officeDocument/2006/relationships/hyperlink" Target="file:///C:\Volumes\Macoun\Users\jeremyosborn\Desktop\the-map-element.html" TargetMode="External"/><Relationship Id="rId413" Type="http://schemas.openxmlformats.org/officeDocument/2006/relationships/hyperlink" Target="file:///C:\Volumes\Macoun\Users\jeremyosborn\Desktop\tabular-data.html" TargetMode="External"/><Relationship Id="rId248" Type="http://schemas.openxmlformats.org/officeDocument/2006/relationships/hyperlink" Target="file:///C:\Volumes\Macoun\Users\jeremyosborn\Desktop\elements.html" TargetMode="External"/><Relationship Id="rId455" Type="http://schemas.openxmlformats.org/officeDocument/2006/relationships/footer" Target="footer1.xml"/><Relationship Id="rId12" Type="http://schemas.openxmlformats.org/officeDocument/2006/relationships/image" Target="media/image2.png"/><Relationship Id="rId108" Type="http://schemas.openxmlformats.org/officeDocument/2006/relationships/hyperlink" Target="file:///C:\Volumes\Macoun\Users\jeremyosborn\Desktop\the-canvas-element.html" TargetMode="External"/><Relationship Id="rId315" Type="http://schemas.openxmlformats.org/officeDocument/2006/relationships/hyperlink" Target="file:///C:\Volumes\Macoun\Users\jeremyosborn\Desktop\the-button-element.html" TargetMode="External"/><Relationship Id="rId357" Type="http://schemas.openxmlformats.org/officeDocument/2006/relationships/hyperlink" Target="file:///C:\Volumes\Macoun\Users\jeremyosborn\Desktop\association-of-controls-and-forms.html" TargetMode="External"/><Relationship Id="rId54" Type="http://schemas.openxmlformats.org/officeDocument/2006/relationships/hyperlink" Target="file:///C:\Volumes\Macoun\Users\jeremyosborn\Desktop\the-iframe-element.html" TargetMode="External"/><Relationship Id="rId96" Type="http://schemas.openxmlformats.org/officeDocument/2006/relationships/hyperlink" Target="file:///C:\Volumes\Macoun\Users\jeremyosborn\Desktop\association-of-controls-and-forms.html" TargetMode="External"/><Relationship Id="rId161" Type="http://schemas.openxmlformats.org/officeDocument/2006/relationships/hyperlink" Target="file:///C:\Volumes\Macoun\Users\jeremyosborn\Desktop\grouping-content.html" TargetMode="External"/><Relationship Id="rId217" Type="http://schemas.openxmlformats.org/officeDocument/2006/relationships/hyperlink" Target="file:///C:\Volumes\Macoun\Users\jeremyosborn\Desktop\number-state.html" TargetMode="External"/><Relationship Id="rId399" Type="http://schemas.openxmlformats.org/officeDocument/2006/relationships/hyperlink" Target="file:///C:\Volumes\Macoun\Users\jeremyosborn\Desktop\elements.html" TargetMode="External"/><Relationship Id="rId259" Type="http://schemas.openxmlformats.org/officeDocument/2006/relationships/hyperlink" Target="file:///C:\Volumes\Macoun\Users\jeremyosborn\Desktop\elements.html" TargetMode="External"/><Relationship Id="rId424" Type="http://schemas.openxmlformats.org/officeDocument/2006/relationships/hyperlink" Target="file:///C:\Volumes\Macoun\Users\jeremyosborn\Desktop\text-level-semantics.html" TargetMode="External"/><Relationship Id="rId23" Type="http://schemas.openxmlformats.org/officeDocument/2006/relationships/hyperlink" Target="file:///C:\Volumes\Macoun\Users\jeremyosborn\Desktop\links.html" TargetMode="External"/><Relationship Id="rId119" Type="http://schemas.openxmlformats.org/officeDocument/2006/relationships/hyperlink" Target="file:///C:\Volumes\Macoun\Users\jeremyosborn\Desktop\elements.html" TargetMode="External"/><Relationship Id="rId270" Type="http://schemas.openxmlformats.org/officeDocument/2006/relationships/hyperlink" Target="file:///C:\Volumes\Macoun\Users\jeremyosborn\Desktop\the-map-element.html" TargetMode="External"/><Relationship Id="rId291" Type="http://schemas.openxmlformats.org/officeDocument/2006/relationships/hyperlink" Target="file:///C:\Volumes\Macoun\Users\jeremyosborn\Desktop\the-button-element.html" TargetMode="External"/><Relationship Id="rId305" Type="http://schemas.openxmlformats.org/officeDocument/2006/relationships/hyperlink" Target="file:///C:\Volumes\Macoun\Users\jeremyosborn\Desktop\the-map-element.html" TargetMode="External"/><Relationship Id="rId326" Type="http://schemas.openxmlformats.org/officeDocument/2006/relationships/hyperlink" Target="file:///C:\Volumes\Macoun\Users\jeremyosborn\Desktop\association-of-controls-and-forms.html" TargetMode="External"/><Relationship Id="rId347" Type="http://schemas.openxmlformats.org/officeDocument/2006/relationships/hyperlink" Target="file:///C:\Volumes\Macoun\Users\jeremyosborn\Desktop\scripting-1.html" TargetMode="External"/><Relationship Id="rId44" Type="http://schemas.openxmlformats.org/officeDocument/2006/relationships/hyperlink" Target="file:///C:\Volumes\Macoun\Users\jeremyosborn\Desktop\sections.html" TargetMode="External"/><Relationship Id="rId65" Type="http://schemas.openxmlformats.org/officeDocument/2006/relationships/hyperlink" Target="file:///C:\Volumes\Macoun\Users\jeremyosborn\Desktop\grouping-content.html" TargetMode="External"/><Relationship Id="rId86" Type="http://schemas.openxmlformats.org/officeDocument/2006/relationships/hyperlink" Target="file:///C:\Volumes\Macoun\Users\jeremyosborn\Desktop\webappapis.html" TargetMode="External"/><Relationship Id="rId130" Type="http://schemas.openxmlformats.org/officeDocument/2006/relationships/hyperlink" Target="file:///C:\Volumes\Macoun\Users\jeremyosborn\Desktop\common-input-element-attributes.html" TargetMode="External"/><Relationship Id="rId151" Type="http://schemas.openxmlformats.org/officeDocument/2006/relationships/hyperlink" Target="file:///C:\Volumes\Macoun\Users\jeremyosborn\Desktop\the-iframe-element.html" TargetMode="External"/><Relationship Id="rId368" Type="http://schemas.openxmlformats.org/officeDocument/2006/relationships/hyperlink" Target="file:///C:\Volumes\Macoun\Users\jeremyosborn\Desktop\elements.html" TargetMode="External"/><Relationship Id="rId389" Type="http://schemas.openxmlformats.org/officeDocument/2006/relationships/hyperlink" Target="file:///C:\Volumes\Macoun\Users\jeremyosborn\Desktop\elements.html" TargetMode="External"/><Relationship Id="rId172" Type="http://schemas.openxmlformats.org/officeDocument/2006/relationships/hyperlink" Target="file:///C:\Volumes\Macoun\Users\jeremyosborn\Desktop\association-of-controls-and-forms.html" TargetMode="External"/><Relationship Id="rId193" Type="http://schemas.openxmlformats.org/officeDocument/2006/relationships/hyperlink" Target="file:///C:\Volumes\Macoun\Users\jeremyosborn\Desktop\elements.html" TargetMode="External"/><Relationship Id="rId207" Type="http://schemas.openxmlformats.org/officeDocument/2006/relationships/hyperlink" Target="file:///C:\Volumes\Macoun\Users\jeremyosborn\Desktop\embedded-content-1.html" TargetMode="External"/><Relationship Id="rId228" Type="http://schemas.openxmlformats.org/officeDocument/2006/relationships/hyperlink" Target="file:///C:\Volumes\Macoun\Users\jeremyosborn\Desktop\association-of-controls-and-forms.html" TargetMode="External"/><Relationship Id="rId249" Type="http://schemas.openxmlformats.org/officeDocument/2006/relationships/hyperlink" Target="file:///C:\Volumes\Macoun\Users\jeremyosborn\Desktop\edits.html" TargetMode="External"/><Relationship Id="rId414" Type="http://schemas.openxmlformats.org/officeDocument/2006/relationships/hyperlink" Target="file:///C:\Volumes\Macoun\Users\jeremyosborn\Desktop\elements.html" TargetMode="External"/><Relationship Id="rId435" Type="http://schemas.openxmlformats.org/officeDocument/2006/relationships/hyperlink" Target="file:///C:\Volumes\Macoun\Users\jeremyosborn\Desktop\the-iframe-element.html" TargetMode="External"/><Relationship Id="rId456" Type="http://schemas.openxmlformats.org/officeDocument/2006/relationships/footer" Target="footer2.xml"/><Relationship Id="rId13" Type="http://schemas.openxmlformats.org/officeDocument/2006/relationships/image" Target="media/image3.png"/><Relationship Id="rId109" Type="http://schemas.openxmlformats.org/officeDocument/2006/relationships/hyperlink" Target="file:///C:\Volumes\Macoun\Users\jeremyosborn\Desktop\tabular-data.html" TargetMode="External"/><Relationship Id="rId260" Type="http://schemas.openxmlformats.org/officeDocument/2006/relationships/hyperlink" Target="file:///C:\Volumes\Macoun\Users\jeremyosborn\Desktop\grouping-content.html" TargetMode="External"/><Relationship Id="rId281" Type="http://schemas.openxmlformats.org/officeDocument/2006/relationships/hyperlink" Target="file:///C:\Volumes\Macoun\Users\jeremyosborn\Desktop\semantics.html" TargetMode="External"/><Relationship Id="rId316" Type="http://schemas.openxmlformats.org/officeDocument/2006/relationships/hyperlink" Target="file:///C:\Volumes\Macoun\Users\jeremyosborn\Desktop\the-button-element.html" TargetMode="External"/><Relationship Id="rId337" Type="http://schemas.openxmlformats.org/officeDocument/2006/relationships/hyperlink" Target="file:///C:\Volumes\Macoun\Users\jeremyosborn\Desktop\the-button-element.html" TargetMode="External"/><Relationship Id="rId34" Type="http://schemas.openxmlformats.org/officeDocument/2006/relationships/hyperlink" Target="file:///C:\Volumes\Macoun\Users\jeremyosborn\Desktop\elements.html" TargetMode="External"/><Relationship Id="rId55" Type="http://schemas.openxmlformats.org/officeDocument/2006/relationships/hyperlink" Target="file:///C:\Volumes\Macoun\Users\jeremyosborn\Desktop\the-iframe-element.html" TargetMode="External"/><Relationship Id="rId76" Type="http://schemas.openxmlformats.org/officeDocument/2006/relationships/hyperlink" Target="file:///C:\Volumes\Macoun\Users\jeremyosborn\Desktop\webappapis.html" TargetMode="External"/><Relationship Id="rId97" Type="http://schemas.openxmlformats.org/officeDocument/2006/relationships/hyperlink" Target="file:///C:\Volumes\Macoun\Users\jeremyosborn\Desktop\association-of-controls-and-forms.html" TargetMode="External"/><Relationship Id="rId120" Type="http://schemas.openxmlformats.org/officeDocument/2006/relationships/hyperlink" Target="file:///C:\Volumes\Macoun\Users\jeremyosborn\Desktop\tabular-data.html" TargetMode="External"/><Relationship Id="rId141" Type="http://schemas.openxmlformats.org/officeDocument/2006/relationships/hyperlink" Target="file:///C:\Volumes\Macoun\Users\jeremyosborn\Desktop\grouping-content.html" TargetMode="External"/><Relationship Id="rId358" Type="http://schemas.openxmlformats.org/officeDocument/2006/relationships/hyperlink" Target="file:///C:\Volumes\Macoun\Users\jeremyosborn\Desktop\association-of-controls-and-forms.html" TargetMode="External"/><Relationship Id="rId379" Type="http://schemas.openxmlformats.org/officeDocument/2006/relationships/hyperlink" Target="file:///C:\Volumes\Macoun\Users\jeremyosborn\Desktop\semantics.html" TargetMode="External"/><Relationship Id="rId7" Type="http://schemas.openxmlformats.org/officeDocument/2006/relationships/footnotes" Target="footnotes.xml"/><Relationship Id="rId162" Type="http://schemas.openxmlformats.org/officeDocument/2006/relationships/hyperlink" Target="file:///C:\Volumes\Macoun\Users\jeremyosborn\Desktop\elements.html" TargetMode="External"/><Relationship Id="rId183" Type="http://schemas.openxmlformats.org/officeDocument/2006/relationships/hyperlink" Target="file:///C:\Volumes\Macoun\Users\jeremyosborn\Desktop\elements.html" TargetMode="External"/><Relationship Id="rId218" Type="http://schemas.openxmlformats.org/officeDocument/2006/relationships/hyperlink" Target="file:///C:\Volumes\Macoun\Users\jeremyosborn\Desktop\number-state.html" TargetMode="External"/><Relationship Id="rId239" Type="http://schemas.openxmlformats.org/officeDocument/2006/relationships/hyperlink" Target="file:///C:\Volumes\Macoun\Users\jeremyosborn\Desktop\common-input-element-attributes.html" TargetMode="External"/><Relationship Id="rId390" Type="http://schemas.openxmlformats.org/officeDocument/2006/relationships/hyperlink" Target="file:///C:\Volumes\Macoun\Users\jeremyosborn\Desktop\tabular-data.html" TargetMode="External"/><Relationship Id="rId404" Type="http://schemas.openxmlformats.org/officeDocument/2006/relationships/hyperlink" Target="file:///C:\Volumes\Macoun\Users\jeremyosborn\Desktop\the-button-element.html" TargetMode="External"/><Relationship Id="rId425" Type="http://schemas.openxmlformats.org/officeDocument/2006/relationships/hyperlink" Target="file:///C:\Volumes\Macoun\Users\jeremyosborn\Desktop\semantics.html" TargetMode="External"/><Relationship Id="rId446" Type="http://schemas.openxmlformats.org/officeDocument/2006/relationships/hyperlink" Target="file:///C:\Volumes\Macoun\Users\jeremyosborn\Desktop\the-iframe-element.html" TargetMode="External"/><Relationship Id="rId250" Type="http://schemas.openxmlformats.org/officeDocument/2006/relationships/hyperlink" Target="file:///C:\Volumes\Macoun\Users\jeremyosborn\Desktop\edits.html" TargetMode="External"/><Relationship Id="rId271" Type="http://schemas.openxmlformats.org/officeDocument/2006/relationships/hyperlink" Target="file:///C:\Volumes\Macoun\Users\jeremyosborn\Desktop\elements.html" TargetMode="External"/><Relationship Id="rId292" Type="http://schemas.openxmlformats.org/officeDocument/2006/relationships/hyperlink" Target="file:///C:\Volumes\Macoun\Users\jeremyosborn\Desktop\the-button-element.html" TargetMode="External"/><Relationship Id="rId306" Type="http://schemas.openxmlformats.org/officeDocument/2006/relationships/hyperlink" Target="file:///C:\Volumes\Macoun\Users\jeremyosborn\Desktop\association-of-controls-and-forms.html" TargetMode="External"/><Relationship Id="rId24" Type="http://schemas.openxmlformats.org/officeDocument/2006/relationships/hyperlink" Target="file:///C:\Volumes\Macoun\Users\jeremyosborn\Desktop\links.html" TargetMode="External"/><Relationship Id="rId45" Type="http://schemas.openxmlformats.org/officeDocument/2006/relationships/hyperlink" Target="file:///C:\Volumes\Macoun\Users\jeremyosborn\Desktop\elements.html" TargetMode="External"/><Relationship Id="rId66" Type="http://schemas.openxmlformats.org/officeDocument/2006/relationships/hyperlink" Target="file:///C:\Volumes\Macoun\Users\jeremyosborn\Desktop\elements.html" TargetMode="External"/><Relationship Id="rId87" Type="http://schemas.openxmlformats.org/officeDocument/2006/relationships/hyperlink" Target="file:///C:\Volumes\Macoun\Users\jeremyosborn\Desktop\webappapis.html" TargetMode="External"/><Relationship Id="rId110" Type="http://schemas.openxmlformats.org/officeDocument/2006/relationships/hyperlink" Target="file:///C:\Volumes\Macoun\Users\jeremyosborn\Desktop\elements.html" TargetMode="External"/><Relationship Id="rId131" Type="http://schemas.openxmlformats.org/officeDocument/2006/relationships/hyperlink" Target="file:///C:\Volumes\Macoun\Users\jeremyosborn\Desktop\elements.html" TargetMode="External"/><Relationship Id="rId327" Type="http://schemas.openxmlformats.org/officeDocument/2006/relationships/hyperlink" Target="file:///C:\Volumes\Macoun\Users\jeremyosborn\Desktop\association-of-controls-and-forms.html" TargetMode="External"/><Relationship Id="rId348" Type="http://schemas.openxmlformats.org/officeDocument/2006/relationships/hyperlink" Target="file:///C:\Volumes\Macoun\Users\jeremyosborn\Desktop\scripting-1.html" TargetMode="External"/><Relationship Id="rId369" Type="http://schemas.openxmlformats.org/officeDocument/2006/relationships/hyperlink" Target="file:///C:\Volumes\Macoun\Users\jeremyosborn\Desktop\the-iframe-element.html" TargetMode="External"/><Relationship Id="rId152" Type="http://schemas.openxmlformats.org/officeDocument/2006/relationships/hyperlink" Target="file:///C:\Volumes\Macoun\Users\jeremyosborn\Desktop\the-iframe-element.html" TargetMode="External"/><Relationship Id="rId173" Type="http://schemas.openxmlformats.org/officeDocument/2006/relationships/hyperlink" Target="file:///C:\Volumes\Macoun\Users\jeremyosborn\Desktop\association-of-controls-and-forms.html" TargetMode="External"/><Relationship Id="rId194" Type="http://schemas.openxmlformats.org/officeDocument/2006/relationships/hyperlink" Target="file:///C:\Volumes\Macoun\Users\jeremyosborn\Desktop\semantics.html" TargetMode="External"/><Relationship Id="rId208" Type="http://schemas.openxmlformats.org/officeDocument/2006/relationships/hyperlink" Target="file:///C:\Volumes\Macoun\Users\jeremyosborn\Desktop\elements.html" TargetMode="External"/><Relationship Id="rId229" Type="http://schemas.openxmlformats.org/officeDocument/2006/relationships/hyperlink" Target="file:///C:\Volumes\Macoun\Users\jeremyosborn\Desktop\association-of-controls-and-forms.html" TargetMode="External"/><Relationship Id="rId380" Type="http://schemas.openxmlformats.org/officeDocument/2006/relationships/hyperlink" Target="file:///C:\Volumes\Macoun\Users\jeremyosborn\Desktop\semantics.html" TargetMode="External"/><Relationship Id="rId415" Type="http://schemas.openxmlformats.org/officeDocument/2006/relationships/hyperlink" Target="file:///C:\Volumes\Macoun\Users\jeremyosborn\Desktop\tabular-data.html" TargetMode="External"/><Relationship Id="rId436" Type="http://schemas.openxmlformats.org/officeDocument/2006/relationships/hyperlink" Target="file:///C:\Volumes\Macoun\Users\jeremyosborn\Desktop\text-level-semantics.html" TargetMode="External"/><Relationship Id="rId457" Type="http://schemas.openxmlformats.org/officeDocument/2006/relationships/fontTable" Target="fontTable.xml"/><Relationship Id="rId240" Type="http://schemas.openxmlformats.org/officeDocument/2006/relationships/hyperlink" Target="file:///C:\Volumes\Macoun\Users\jeremyosborn\Desktop\common-input-element-attributes.html" TargetMode="External"/><Relationship Id="rId261" Type="http://schemas.openxmlformats.org/officeDocument/2006/relationships/hyperlink" Target="file:///C:\Volumes\Macoun\Users\jeremyosborn\Desktop\semantics.html" TargetMode="External"/><Relationship Id="rId14" Type="http://schemas.openxmlformats.org/officeDocument/2006/relationships/image" Target="media/image4.png"/><Relationship Id="rId35" Type="http://schemas.openxmlformats.org/officeDocument/2006/relationships/hyperlink" Target="file:///C:\Volumes\Macoun\Users\jeremyosborn\Desktop\the-map-element.html" TargetMode="External"/><Relationship Id="rId56" Type="http://schemas.openxmlformats.org/officeDocument/2006/relationships/hyperlink" Target="file:///C:\Volumes\Macoun\Users\jeremyosborn\Desktop\text-level-semantics.html" TargetMode="External"/><Relationship Id="rId77" Type="http://schemas.openxmlformats.org/officeDocument/2006/relationships/hyperlink" Target="file:///C:\Volumes\Macoun\Users\jeremyosborn\Desktop\webappapis.html" TargetMode="External"/><Relationship Id="rId100" Type="http://schemas.openxmlformats.org/officeDocument/2006/relationships/hyperlink" Target="file:///C:\Volumes\Macoun\Users\jeremyosborn\Desktop\association-of-controls-and-forms.html" TargetMode="External"/><Relationship Id="rId282" Type="http://schemas.openxmlformats.org/officeDocument/2006/relationships/hyperlink" Target="file:///C:\Volumes\Macoun\Users\jeremyosborn\Desktop\semantics.html" TargetMode="External"/><Relationship Id="rId317" Type="http://schemas.openxmlformats.org/officeDocument/2006/relationships/hyperlink" Target="file:///C:\Volumes\Macoun\Users\jeremyosborn\Desktop\the-button-element.html" TargetMode="External"/><Relationship Id="rId338" Type="http://schemas.openxmlformats.org/officeDocument/2006/relationships/hyperlink" Target="file:///C:\Volumes\Macoun\Users\jeremyosborn\Desktop\elements.html" TargetMode="External"/><Relationship Id="rId359" Type="http://schemas.openxmlformats.org/officeDocument/2006/relationships/hyperlink" Target="file:///C:\Volumes\Macoun\Users\jeremyosborn\Desktop\the-button-element.html" TargetMode="External"/><Relationship Id="rId8" Type="http://schemas.openxmlformats.org/officeDocument/2006/relationships/endnotes" Target="endnotes.xml"/><Relationship Id="rId98" Type="http://schemas.openxmlformats.org/officeDocument/2006/relationships/hyperlink" Target="file:///C:\Volumes\Macoun\Users\jeremyosborn\Desktop\association-of-controls-and-forms.html" TargetMode="External"/><Relationship Id="rId121" Type="http://schemas.openxmlformats.org/officeDocument/2006/relationships/hyperlink" Target="file:///C:\Volumes\Macoun\Users\jeremyosborn\Desktop\interactive-elements.html" TargetMode="External"/><Relationship Id="rId142" Type="http://schemas.openxmlformats.org/officeDocument/2006/relationships/hyperlink" Target="file:///C:\Volumes\Macoun\Users\jeremyosborn\Desktop\elements.html" TargetMode="External"/><Relationship Id="rId163" Type="http://schemas.openxmlformats.org/officeDocument/2006/relationships/hyperlink" Target="file:///C:\Volumes\Macoun\Users\jeremyosborn\Desktop\grouping-content.html" TargetMode="External"/><Relationship Id="rId184" Type="http://schemas.openxmlformats.org/officeDocument/2006/relationships/hyperlink" Target="file:///C:\Volumes\Macoun\Users\jeremyosborn\Desktop\semantics.html" TargetMode="External"/><Relationship Id="rId219" Type="http://schemas.openxmlformats.org/officeDocument/2006/relationships/hyperlink" Target="file:///C:\Volumes\Macoun\Users\jeremyosborn\Desktop\common-input-element-attributes.html" TargetMode="External"/><Relationship Id="rId370" Type="http://schemas.openxmlformats.org/officeDocument/2006/relationships/hyperlink" Target="file:///C:\Volumes\Macoun\Users\jeremyosborn\Desktop\the-iframe-element.html" TargetMode="External"/><Relationship Id="rId391" Type="http://schemas.openxmlformats.org/officeDocument/2006/relationships/hyperlink" Target="file:///C:\Volumes\Macoun\Users\jeremyosborn\Desktop\tabular-data.html" TargetMode="External"/><Relationship Id="rId405" Type="http://schemas.openxmlformats.org/officeDocument/2006/relationships/hyperlink" Target="file:///C:\Volumes\Macoun\Users\jeremyosborn\Desktop\association-of-controls-and-forms.html" TargetMode="External"/><Relationship Id="rId426" Type="http://schemas.openxmlformats.org/officeDocument/2006/relationships/hyperlink" Target="file:///C:\Volumes\Macoun\Users\jeremyosborn\Desktop\elements.html" TargetMode="External"/><Relationship Id="rId447" Type="http://schemas.openxmlformats.org/officeDocument/2006/relationships/hyperlink" Target="file:///C:\Volumes\Macoun\Users\jeremyosborn\Desktop\the-iframe-element.html" TargetMode="External"/><Relationship Id="rId230" Type="http://schemas.openxmlformats.org/officeDocument/2006/relationships/hyperlink" Target="file:///C:\Volumes\Macoun\Users\jeremyosborn\Desktop\the-map-element.html" TargetMode="External"/><Relationship Id="rId251" Type="http://schemas.openxmlformats.org/officeDocument/2006/relationships/hyperlink" Target="file:///C:\Volumes\Macoun\Users\jeremyosborn\Desktop\forms.html" TargetMode="External"/><Relationship Id="rId25" Type="http://schemas.openxmlformats.org/officeDocument/2006/relationships/hyperlink" Target="file:///C:\Volumes\Macoun\Users\jeremyosborn\Desktop\links.html" TargetMode="External"/><Relationship Id="rId46" Type="http://schemas.openxmlformats.org/officeDocument/2006/relationships/hyperlink" Target="file:///C:\Volumes\Macoun\Users\jeremyosborn\Desktop\sections.html" TargetMode="External"/><Relationship Id="rId67" Type="http://schemas.openxmlformats.org/officeDocument/2006/relationships/hyperlink" Target="file:///C:\Volumes\Macoun\Users\jeremyosborn\Desktop\grouping-content.html" TargetMode="External"/><Relationship Id="rId272" Type="http://schemas.openxmlformats.org/officeDocument/2006/relationships/hyperlink" Target="file:///C:\Volumes\Macoun\Users\jeremyosborn\Desktop\the-map-element.html" TargetMode="External"/><Relationship Id="rId293" Type="http://schemas.openxmlformats.org/officeDocument/2006/relationships/hyperlink" Target="file:///C:\Volumes\Macoun\Users\jeremyosborn\Desktop\association-of-controls-and-forms.html" TargetMode="External"/><Relationship Id="rId307" Type="http://schemas.openxmlformats.org/officeDocument/2006/relationships/hyperlink" Target="file:///C:\Volumes\Macoun\Users\jeremyosborn\Desktop\the-map-element.html" TargetMode="External"/><Relationship Id="rId328" Type="http://schemas.openxmlformats.org/officeDocument/2006/relationships/hyperlink" Target="file:///C:\Volumes\Macoun\Users\jeremyosborn\Desktop\grouping-content.html" TargetMode="External"/><Relationship Id="rId349" Type="http://schemas.openxmlformats.org/officeDocument/2006/relationships/hyperlink" Target="file:///C:\Volumes\Macoun\Users\jeremyosborn\Desktop\scripting-1.html" TargetMode="External"/><Relationship Id="rId88" Type="http://schemas.openxmlformats.org/officeDocument/2006/relationships/hyperlink" Target="file:///C:\Volumes\Macoun\Users\jeremyosborn\Desktop\webappapis.html" TargetMode="External"/><Relationship Id="rId111" Type="http://schemas.openxmlformats.org/officeDocument/2006/relationships/hyperlink" Target="file:///C:\Volumes\Macoun\Users\jeremyosborn\Desktop\text-level-semantics.html" TargetMode="External"/><Relationship Id="rId132" Type="http://schemas.openxmlformats.org/officeDocument/2006/relationships/hyperlink" Target="file:///C:\Volumes\Macoun\Users\jeremyosborn\Desktop\grouping-content.html" TargetMode="External"/><Relationship Id="rId153" Type="http://schemas.openxmlformats.org/officeDocument/2006/relationships/hyperlink" Target="file:///C:\Volumes\Macoun\Users\jeremyosborn\Desktop\the-map-element.html" TargetMode="External"/><Relationship Id="rId174" Type="http://schemas.openxmlformats.org/officeDocument/2006/relationships/hyperlink" Target="file:///C:\Volumes\Macoun\Users\jeremyosborn\Desktop\forms.html" TargetMode="External"/><Relationship Id="rId195" Type="http://schemas.openxmlformats.org/officeDocument/2006/relationships/hyperlink" Target="file:///C:\Volumes\Macoun\Users\jeremyosborn\Desktop\text-level-semantics.html" TargetMode="External"/><Relationship Id="rId209" Type="http://schemas.openxmlformats.org/officeDocument/2006/relationships/hyperlink" Target="file:///C:\Volumes\Macoun\Users\jeremyosborn\Desktop\embedded-content-1.html" TargetMode="External"/><Relationship Id="rId360" Type="http://schemas.openxmlformats.org/officeDocument/2006/relationships/hyperlink" Target="file:///C:\Volumes\Macoun\Users\jeremyosborn\Desktop\association-of-controls-and-forms.html" TargetMode="External"/><Relationship Id="rId381" Type="http://schemas.openxmlformats.org/officeDocument/2006/relationships/hyperlink" Target="file:///C:\Volumes\Macoun\Users\jeremyosborn\Desktop\text-level-semantics.html" TargetMode="External"/><Relationship Id="rId416" Type="http://schemas.openxmlformats.org/officeDocument/2006/relationships/hyperlink" Target="file:///C:\Volumes\Macoun\Users\jeremyosborn\Desktop\tabular-data.html" TargetMode="External"/><Relationship Id="rId220" Type="http://schemas.openxmlformats.org/officeDocument/2006/relationships/hyperlink" Target="file:///C:\Volumes\Macoun\Users\jeremyosborn\Desktop\association-of-controls-and-forms.html" TargetMode="External"/><Relationship Id="rId241" Type="http://schemas.openxmlformats.org/officeDocument/2006/relationships/hyperlink" Target="file:///C:\Volumes\Macoun\Users\jeremyosborn\Desktop\common-input-element-attributes.html" TargetMode="External"/><Relationship Id="rId437" Type="http://schemas.openxmlformats.org/officeDocument/2006/relationships/hyperlink" Target="file:///C:\Volumes\Macoun\Users\jeremyosborn\Desktop\elements.html" TargetMode="External"/><Relationship Id="rId458" Type="http://schemas.openxmlformats.org/officeDocument/2006/relationships/theme" Target="theme/theme1.xml"/><Relationship Id="rId15" Type="http://schemas.openxmlformats.org/officeDocument/2006/relationships/image" Target="media/image5.png"/><Relationship Id="rId36" Type="http://schemas.openxmlformats.org/officeDocument/2006/relationships/hyperlink" Target="file:///C:\Volumes\Macoun\Users\jeremyosborn\Desktop\the-map-element.html" TargetMode="External"/><Relationship Id="rId57" Type="http://schemas.openxmlformats.org/officeDocument/2006/relationships/hyperlink" Target="file:///C:\Volumes\Macoun\Users\jeremyosborn\Desktop\elements.html" TargetMode="External"/><Relationship Id="rId262" Type="http://schemas.openxmlformats.org/officeDocument/2006/relationships/hyperlink" Target="file:///C:\Volumes\Macoun\Users\jeremyosborn\Desktop\elements.html" TargetMode="External"/><Relationship Id="rId283" Type="http://schemas.openxmlformats.org/officeDocument/2006/relationships/hyperlink" Target="file:///C:\Volumes\Macoun\Users\jeremyosborn\Desktop\semantics.html" TargetMode="External"/><Relationship Id="rId318" Type="http://schemas.openxmlformats.org/officeDocument/2006/relationships/hyperlink" Target="file:///C:\Volumes\Macoun\Users\jeremyosborn\Desktop\elements.html" TargetMode="External"/><Relationship Id="rId339" Type="http://schemas.openxmlformats.org/officeDocument/2006/relationships/hyperlink" Target="file:///C:\Volumes\Macoun\Users\jeremyosborn\Desktop\the-button-element.html" TargetMode="External"/><Relationship Id="rId78" Type="http://schemas.openxmlformats.org/officeDocument/2006/relationships/hyperlink" Target="file:///C:\Volumes\Macoun\Users\jeremyosborn\Desktop\webappapis.html" TargetMode="External"/><Relationship Id="rId99" Type="http://schemas.openxmlformats.org/officeDocument/2006/relationships/hyperlink" Target="file:///C:\Volumes\Macoun\Users\jeremyosborn\Desktop\association-of-controls-and-forms.html" TargetMode="External"/><Relationship Id="rId101" Type="http://schemas.openxmlformats.org/officeDocument/2006/relationships/hyperlink" Target="file:///C:\Volumes\Macoun\Users\jeremyosborn\Desktop\association-of-controls-and-forms.html" TargetMode="External"/><Relationship Id="rId122" Type="http://schemas.openxmlformats.org/officeDocument/2006/relationships/hyperlink" Target="file:///C:\Volumes\Macoun\Users\jeremyosborn\Desktop\elements.html" TargetMode="External"/><Relationship Id="rId143" Type="http://schemas.openxmlformats.org/officeDocument/2006/relationships/hyperlink" Target="file:///C:\Volumes\Macoun\Users\jeremyosborn\Desktop\grouping-content.html" TargetMode="External"/><Relationship Id="rId164" Type="http://schemas.openxmlformats.org/officeDocument/2006/relationships/hyperlink" Target="file:///C:\Volumes\Macoun\Users\jeremyosborn\Desktop\elements.html" TargetMode="External"/><Relationship Id="rId185" Type="http://schemas.openxmlformats.org/officeDocument/2006/relationships/hyperlink" Target="file:///C:\Volumes\Macoun\Users\jeremyosborn\Desktop\elements.html" TargetMode="External"/><Relationship Id="rId350" Type="http://schemas.openxmlformats.org/officeDocument/2006/relationships/hyperlink" Target="file:///C:\Volumes\Macoun\Users\jeremyosborn\Desktop\scripting-1.html" TargetMode="External"/><Relationship Id="rId371" Type="http://schemas.openxmlformats.org/officeDocument/2006/relationships/hyperlink" Target="file:///C:\Volumes\Macoun\Users\jeremyosborn\Desktop\the-iframe-element.html" TargetMode="External"/><Relationship Id="rId406" Type="http://schemas.openxmlformats.org/officeDocument/2006/relationships/hyperlink" Target="file:///C:\Volumes\Macoun\Users\jeremyosborn\Desktop\the-button-element.html" TargetMode="External"/><Relationship Id="rId9" Type="http://schemas.openxmlformats.org/officeDocument/2006/relationships/hyperlink" Target="http://www.Avlade.com" TargetMode="External"/><Relationship Id="rId210" Type="http://schemas.openxmlformats.org/officeDocument/2006/relationships/hyperlink" Target="file:///C:\Volumes\Macoun\Users\jeremyosborn\Desktop\embedded-content-1.html" TargetMode="External"/><Relationship Id="rId392" Type="http://schemas.openxmlformats.org/officeDocument/2006/relationships/hyperlink" Target="file:///C:\Volumes\Macoun\Users\jeremyosborn\Desktop\elements.html" TargetMode="External"/><Relationship Id="rId427" Type="http://schemas.openxmlformats.org/officeDocument/2006/relationships/hyperlink" Target="file:///C:\Volumes\Macoun\Users\jeremyosborn\Desktop\tabular-data.html" TargetMode="External"/><Relationship Id="rId448" Type="http://schemas.openxmlformats.org/officeDocument/2006/relationships/hyperlink" Target="file:///C:\Volumes\Macoun\Users\jeremyosborn\Desktop\the-iframe-element.html" TargetMode="External"/><Relationship Id="rId26" Type="http://schemas.openxmlformats.org/officeDocument/2006/relationships/hyperlink" Target="file:///C:\Volumes\Macoun\Users\jeremyosborn\Desktop\links.html" TargetMode="External"/><Relationship Id="rId231" Type="http://schemas.openxmlformats.org/officeDocument/2006/relationships/hyperlink" Target="file:///C:\Volumes\Macoun\Users\jeremyosborn\Desktop\common-input-element-attributes.html" TargetMode="External"/><Relationship Id="rId252" Type="http://schemas.openxmlformats.org/officeDocument/2006/relationships/hyperlink" Target="file:///C:\Volumes\Macoun\Users\jeremyosborn\Desktop\elements.html" TargetMode="External"/><Relationship Id="rId273" Type="http://schemas.openxmlformats.org/officeDocument/2006/relationships/hyperlink" Target="file:///C:\Volumes\Macoun\Users\jeremyosborn\Desktop\text-level-semantics.html" TargetMode="External"/><Relationship Id="rId294" Type="http://schemas.openxmlformats.org/officeDocument/2006/relationships/hyperlink" Target="file:///C:\Volumes\Macoun\Users\jeremyosborn\Desktop\sections.html" TargetMode="External"/><Relationship Id="rId308" Type="http://schemas.openxmlformats.org/officeDocument/2006/relationships/hyperlink" Target="file:///C:\Volumes\Macoun\Users\jeremyosborn\Desktop\the-map-element.html" TargetMode="External"/><Relationship Id="rId329" Type="http://schemas.openxmlformats.org/officeDocument/2006/relationships/hyperlink" Target="file:///C:\Volumes\Macoun\Users\jeremyosborn\Desktop\elements.html" TargetMode="External"/><Relationship Id="rId47" Type="http://schemas.openxmlformats.org/officeDocument/2006/relationships/hyperlink" Target="file:///C:\Volumes\Macoun\Users\jeremyosborn\Desktop\elements.html" TargetMode="External"/><Relationship Id="rId68" Type="http://schemas.openxmlformats.org/officeDocument/2006/relationships/hyperlink" Target="file:///C:\Volumes\Macoun\Users\jeremyosborn\Desktop\sections.html" TargetMode="External"/><Relationship Id="rId89" Type="http://schemas.openxmlformats.org/officeDocument/2006/relationships/hyperlink" Target="file:///C:\Volumes\Macoun\Users\jeremyosborn\Desktop\webappapis.html" TargetMode="External"/><Relationship Id="rId112" Type="http://schemas.openxmlformats.org/officeDocument/2006/relationships/hyperlink" Target="file:///C:\Volumes\Macoun\Users\jeremyosborn\Desktop\elements.html" TargetMode="External"/><Relationship Id="rId133" Type="http://schemas.openxmlformats.org/officeDocument/2006/relationships/hyperlink" Target="file:///C:\Volumes\Macoun\Users\jeremyosborn\Desktop\grouping-content.html" TargetMode="External"/><Relationship Id="rId154" Type="http://schemas.openxmlformats.org/officeDocument/2006/relationships/hyperlink" Target="file:///C:\Volumes\Macoun\Users\jeremyosborn\Desktop\the-map-element.html" TargetMode="External"/><Relationship Id="rId175" Type="http://schemas.openxmlformats.org/officeDocument/2006/relationships/hyperlink" Target="file:///C:\Volumes\Macoun\Users\jeremyosborn\Desktop\association-of-controls-and-forms.html" TargetMode="External"/><Relationship Id="rId340" Type="http://schemas.openxmlformats.org/officeDocument/2006/relationships/hyperlink" Target="file:///C:\Volumes\Macoun\Users\jeremyosborn\Desktop\the-button-element.html" TargetMode="External"/><Relationship Id="rId361" Type="http://schemas.openxmlformats.org/officeDocument/2006/relationships/hyperlink" Target="file:///C:\Volumes\Macoun\Users\jeremyosborn\Desktop\the-button-element.html" TargetMode="External"/><Relationship Id="rId196" Type="http://schemas.openxmlformats.org/officeDocument/2006/relationships/hyperlink" Target="file:///C:\Volumes\Macoun\Users\jeremyosborn\Desktop\elements.html" TargetMode="External"/><Relationship Id="rId200" Type="http://schemas.openxmlformats.org/officeDocument/2006/relationships/hyperlink" Target="file:///C:\Volumes\Macoun\Users\jeremyosborn\Desktop\the-iframe-element.html" TargetMode="External"/><Relationship Id="rId382" Type="http://schemas.openxmlformats.org/officeDocument/2006/relationships/hyperlink" Target="file:///C:\Volumes\Macoun\Users\jeremyosborn\Desktop\elements.html" TargetMode="External"/><Relationship Id="rId417" Type="http://schemas.openxmlformats.org/officeDocument/2006/relationships/hyperlink" Target="file:///C:\Volumes\Macoun\Users\jeremyosborn\Desktop\tabular-data.html" TargetMode="External"/><Relationship Id="rId438" Type="http://schemas.openxmlformats.org/officeDocument/2006/relationships/hyperlink" Target="file:///C:\Volumes\Macoun\Users\jeremyosborn\Desktop\grouping-content.html" TargetMode="External"/><Relationship Id="rId16" Type="http://schemas.openxmlformats.org/officeDocument/2006/relationships/image" Target="media/image6.png"/><Relationship Id="rId221" Type="http://schemas.openxmlformats.org/officeDocument/2006/relationships/hyperlink" Target="file:///C:\Volumes\Macoun\Users\jeremyosborn\Desktop\the-input-element.html" TargetMode="External"/><Relationship Id="rId242" Type="http://schemas.openxmlformats.org/officeDocument/2006/relationships/hyperlink" Target="file:///C:\Volumes\Macoun\Users\jeremyosborn\Desktop\number-state.html" TargetMode="External"/><Relationship Id="rId263" Type="http://schemas.openxmlformats.org/officeDocument/2006/relationships/hyperlink" Target="file:///C:\Volumes\Macoun\Users\jeremyosborn\Desktop\semantics.html" TargetMode="External"/><Relationship Id="rId284" Type="http://schemas.openxmlformats.org/officeDocument/2006/relationships/hyperlink" Target="file:///C:\Volumes\Macoun\Users\jeremyosborn\Desktop\semantics.html" TargetMode="External"/><Relationship Id="rId319" Type="http://schemas.openxmlformats.org/officeDocument/2006/relationships/hyperlink" Target="file:///C:\Volumes\Macoun\Users\jeremyosborn\Desktop\the-button-element.html" TargetMode="External"/><Relationship Id="rId37" Type="http://schemas.openxmlformats.org/officeDocument/2006/relationships/hyperlink" Target="file:///C:\Volumes\Macoun\Users\jeremyosborn\Desktop\the-map-element.html" TargetMode="External"/><Relationship Id="rId58" Type="http://schemas.openxmlformats.org/officeDocument/2006/relationships/hyperlink" Target="file:///C:\Volumes\Macoun\Users\jeremyosborn\Desktop\semantics.html" TargetMode="External"/><Relationship Id="rId79" Type="http://schemas.openxmlformats.org/officeDocument/2006/relationships/hyperlink" Target="file:///C:\Volumes\Macoun\Users\jeremyosborn\Desktop\webappapis.html" TargetMode="External"/><Relationship Id="rId102" Type="http://schemas.openxmlformats.org/officeDocument/2006/relationships/hyperlink" Target="file:///C:\Volumes\Macoun\Users\jeremyosborn\Desktop\association-of-controls-and-forms.html" TargetMode="External"/><Relationship Id="rId123" Type="http://schemas.openxmlformats.org/officeDocument/2006/relationships/hyperlink" Target="file:///C:\Volumes\Macoun\Users\jeremyosborn\Desktop\interactive-elements.html" TargetMode="External"/><Relationship Id="rId144" Type="http://schemas.openxmlformats.org/officeDocument/2006/relationships/hyperlink" Target="file:///C:\Volumes\Macoun\Users\jeremyosborn\Desktop\grouping-content.html" TargetMode="External"/><Relationship Id="rId330" Type="http://schemas.openxmlformats.org/officeDocument/2006/relationships/hyperlink" Target="file:///C:\Volumes\Macoun\Users\jeremyosborn\Desktop\the-iframe-element.html" TargetMode="External"/><Relationship Id="rId90" Type="http://schemas.openxmlformats.org/officeDocument/2006/relationships/hyperlink" Target="file:///C:\Volumes\Macoun\Users\jeremyosborn\Desktop\text-level-semantics.html" TargetMode="External"/><Relationship Id="rId165" Type="http://schemas.openxmlformats.org/officeDocument/2006/relationships/hyperlink" Target="file:///C:\Volumes\Macoun\Users\jeremyosborn\Desktop\sections.html" TargetMode="External"/><Relationship Id="rId186" Type="http://schemas.openxmlformats.org/officeDocument/2006/relationships/hyperlink" Target="file:///C:\Volumes\Macoun\Users\jeremyosborn\Desktop\sections.html" TargetMode="External"/><Relationship Id="rId351" Type="http://schemas.openxmlformats.org/officeDocument/2006/relationships/hyperlink" Target="file:///C:\Volumes\Macoun\Users\jeremyosborn\Desktop\scripting-1.html" TargetMode="External"/><Relationship Id="rId372" Type="http://schemas.openxmlformats.org/officeDocument/2006/relationships/hyperlink" Target="file:///C:\Volumes\Macoun\Users\jeremyosborn\Desktop\text-level-semantics.html" TargetMode="External"/><Relationship Id="rId393" Type="http://schemas.openxmlformats.org/officeDocument/2006/relationships/hyperlink" Target="file:///C:\Volumes\Macoun\Users\jeremyosborn\Desktop\tabular-data.html" TargetMode="External"/><Relationship Id="rId407" Type="http://schemas.openxmlformats.org/officeDocument/2006/relationships/hyperlink" Target="file:///C:\Volumes\Macoun\Users\jeremyosborn\Desktop\the-button-element.html" TargetMode="External"/><Relationship Id="rId428" Type="http://schemas.openxmlformats.org/officeDocument/2006/relationships/hyperlink" Target="file:///C:\Volumes\Macoun\Users\jeremyosborn\Desktop\elements.html" TargetMode="External"/><Relationship Id="rId449" Type="http://schemas.openxmlformats.org/officeDocument/2006/relationships/hyperlink" Target="file:///C:\Volumes\Macoun\Users\jeremyosborn\Desktop\the-iframe-element.html" TargetMode="External"/><Relationship Id="rId211" Type="http://schemas.openxmlformats.org/officeDocument/2006/relationships/hyperlink" Target="file:///C:\Volumes\Macoun\Users\jeremyosborn\Desktop\the-map-element.html" TargetMode="External"/><Relationship Id="rId232" Type="http://schemas.openxmlformats.org/officeDocument/2006/relationships/hyperlink" Target="file:///C:\Volumes\Macoun\Users\jeremyosborn\Desktop\common-input-element-attributes.html" TargetMode="External"/><Relationship Id="rId253" Type="http://schemas.openxmlformats.org/officeDocument/2006/relationships/hyperlink" Target="file:///C:\Volumes\Macoun\Users\jeremyosborn\Desktop\association-of-controls-and-forms.html" TargetMode="External"/><Relationship Id="rId274" Type="http://schemas.openxmlformats.org/officeDocument/2006/relationships/hyperlink" Target="file:///C:\Volumes\Macoun\Users\jeremyosborn\Desktop\elements.html" TargetMode="External"/><Relationship Id="rId295" Type="http://schemas.openxmlformats.org/officeDocument/2006/relationships/hyperlink" Target="file:///C:\Volumes\Macoun\Users\jeremyosborn\Desktop\elements.html" TargetMode="External"/><Relationship Id="rId309" Type="http://schemas.openxmlformats.org/officeDocument/2006/relationships/hyperlink" Target="file:///C:\Volumes\Macoun\Users\jeremyosborn\Desktop\grouping-content.html" TargetMode="External"/><Relationship Id="rId27" Type="http://schemas.openxmlformats.org/officeDocument/2006/relationships/hyperlink" Target="file:///C:\Volumes\Macoun\Users\jeremyosborn\Desktop\links.html" TargetMode="External"/><Relationship Id="rId48" Type="http://schemas.openxmlformats.org/officeDocument/2006/relationships/hyperlink" Target="file:///C:\Volumes\Macoun\Users\jeremyosborn\Desktop\the-iframe-element.html" TargetMode="External"/><Relationship Id="rId69" Type="http://schemas.openxmlformats.org/officeDocument/2006/relationships/hyperlink" Target="file:///C:\Volumes\Macoun\Users\jeremyosborn\Desktop\elements.html" TargetMode="External"/><Relationship Id="rId113" Type="http://schemas.openxmlformats.org/officeDocument/2006/relationships/hyperlink" Target="file:///C:\Volumes\Macoun\Users\jeremyosborn\Desktop\text-level-semantics.html" TargetMode="External"/><Relationship Id="rId134" Type="http://schemas.openxmlformats.org/officeDocument/2006/relationships/hyperlink" Target="file:///C:\Volumes\Macoun\Users\jeremyosborn\Desktop\elements.html" TargetMode="External"/><Relationship Id="rId320" Type="http://schemas.openxmlformats.org/officeDocument/2006/relationships/hyperlink" Target="file:///C:\Volumes\Macoun\Users\jeremyosborn\Desktop\the-button-element.html" TargetMode="External"/><Relationship Id="rId80" Type="http://schemas.openxmlformats.org/officeDocument/2006/relationships/hyperlink" Target="file:///C:\Volumes\Macoun\Users\jeremyosborn\Desktop\webappapis.html" TargetMode="External"/><Relationship Id="rId155" Type="http://schemas.openxmlformats.org/officeDocument/2006/relationships/hyperlink" Target="file:///C:\Volumes\Macoun\Users\jeremyosborn\Desktop\forms.html" TargetMode="External"/><Relationship Id="rId176" Type="http://schemas.openxmlformats.org/officeDocument/2006/relationships/hyperlink" Target="file:///C:\Volumes\Macoun\Users\jeremyosborn\Desktop\association-of-controls-and-forms.html" TargetMode="External"/><Relationship Id="rId197" Type="http://schemas.openxmlformats.org/officeDocument/2006/relationships/hyperlink" Target="file:///C:\Volumes\Macoun\Users\jeremyosborn\Desktop\the-iframe-element.html" TargetMode="External"/><Relationship Id="rId341" Type="http://schemas.openxmlformats.org/officeDocument/2006/relationships/hyperlink" Target="file:///C:\Volumes\Macoun\Users\jeremyosborn\Desktop\association-of-controls-and-forms.html" TargetMode="External"/><Relationship Id="rId362" Type="http://schemas.openxmlformats.org/officeDocument/2006/relationships/hyperlink" Target="file:///C:\Volumes\Macoun\Users\jeremyosborn\Desktop\the-button-element.html" TargetMode="External"/><Relationship Id="rId383" Type="http://schemas.openxmlformats.org/officeDocument/2006/relationships/hyperlink" Target="file:///C:\Volumes\Macoun\Users\jeremyosborn\Desktop\interactive-elements.html" TargetMode="External"/><Relationship Id="rId418" Type="http://schemas.openxmlformats.org/officeDocument/2006/relationships/hyperlink" Target="file:///C:\Volumes\Macoun\Users\jeremyosborn\Desktop\tabular-data.html" TargetMode="External"/><Relationship Id="rId439" Type="http://schemas.openxmlformats.org/officeDocument/2006/relationships/hyperlink" Target="file:///C:\Volumes\Macoun\Users\jeremyosborn\Desktop\elements.html" TargetMode="External"/><Relationship Id="rId201" Type="http://schemas.openxmlformats.org/officeDocument/2006/relationships/hyperlink" Target="file:///C:\Volumes\Macoun\Users\jeremyosborn\Desktop\the-iframe-element.html" TargetMode="External"/><Relationship Id="rId222" Type="http://schemas.openxmlformats.org/officeDocument/2006/relationships/hyperlink" Target="file:///C:\Volumes\Macoun\Users\jeremyosborn\Desktop\common-input-element-attributes.html" TargetMode="External"/><Relationship Id="rId243" Type="http://schemas.openxmlformats.org/officeDocument/2006/relationships/hyperlink" Target="file:///C:\Volumes\Macoun\Users\jeremyosborn\Desktop\common-input-element-attributes.html" TargetMode="External"/><Relationship Id="rId264" Type="http://schemas.openxmlformats.org/officeDocument/2006/relationships/hyperlink" Target="file:///C:\Volumes\Macoun\Users\jeremyosborn\Desktop\semantics.html" TargetMode="External"/><Relationship Id="rId285" Type="http://schemas.openxmlformats.org/officeDocument/2006/relationships/hyperlink" Target="file:///C:\Volumes\Macoun\Users\jeremyosborn\Desktop\the-button-element.html" TargetMode="External"/><Relationship Id="rId450" Type="http://schemas.openxmlformats.org/officeDocument/2006/relationships/hyperlink" Target="file:///C:\Volumes\Macoun\Users\jeremyosborn\Desktop\the-iframe-element.html" TargetMode="External"/><Relationship Id="rId17" Type="http://schemas.openxmlformats.org/officeDocument/2006/relationships/image" Target="media/image7.png"/><Relationship Id="rId38" Type="http://schemas.openxmlformats.org/officeDocument/2006/relationships/hyperlink" Target="file:///C:\Volumes\Macoun\Users\jeremyosborn\Desktop\links.html" TargetMode="External"/><Relationship Id="rId59" Type="http://schemas.openxmlformats.org/officeDocument/2006/relationships/hyperlink" Target="file:///C:\Volumes\Macoun\Users\jeremyosborn\Desktop\browsers.html" TargetMode="External"/><Relationship Id="rId103" Type="http://schemas.openxmlformats.org/officeDocument/2006/relationships/hyperlink" Target="file:///C:\Volumes\Macoun\Users\jeremyosborn\Desktop\the-button-element.html" TargetMode="External"/><Relationship Id="rId124" Type="http://schemas.openxmlformats.org/officeDocument/2006/relationships/hyperlink" Target="file:///C:\Volumes\Macoun\Users\jeremyosborn\Desktop\interactive-elements.html" TargetMode="External"/><Relationship Id="rId310" Type="http://schemas.openxmlformats.org/officeDocument/2006/relationships/hyperlink" Target="file:///C:\Volumes\Macoun\Users\jeremyosborn\Desktop\elements.html" TargetMode="External"/><Relationship Id="rId70" Type="http://schemas.openxmlformats.org/officeDocument/2006/relationships/hyperlink" Target="file:///C:\Volumes\Macoun\Users\jeremyosborn\Desktop\webappapis.html" TargetMode="External"/><Relationship Id="rId91" Type="http://schemas.openxmlformats.org/officeDocument/2006/relationships/hyperlink" Target="file:///C:\Volumes\Macoun\Users\jeremyosborn\Desktop\elements.html" TargetMode="External"/><Relationship Id="rId145" Type="http://schemas.openxmlformats.org/officeDocument/2006/relationships/hyperlink" Target="file:///C:\Volumes\Macoun\Users\jeremyosborn\Desktop\elements.html" TargetMode="External"/><Relationship Id="rId166" Type="http://schemas.openxmlformats.org/officeDocument/2006/relationships/hyperlink" Target="file:///C:\Volumes\Macoun\Users\jeremyosborn\Desktop\elements.html" TargetMode="External"/><Relationship Id="rId187" Type="http://schemas.openxmlformats.org/officeDocument/2006/relationships/hyperlink" Target="file:///C:\Volumes\Macoun\Users\jeremyosborn\Desktop\elements.html" TargetMode="External"/><Relationship Id="rId331" Type="http://schemas.openxmlformats.org/officeDocument/2006/relationships/hyperlink" Target="file:///C:\Volumes\Macoun\Users\jeremyosborn\Desktop\the-iframe-element.html" TargetMode="External"/><Relationship Id="rId352" Type="http://schemas.openxmlformats.org/officeDocument/2006/relationships/hyperlink" Target="file:///C:\Volumes\Macoun\Users\jeremyosborn\Desktop\sections.html" TargetMode="External"/><Relationship Id="rId373" Type="http://schemas.openxmlformats.org/officeDocument/2006/relationships/hyperlink" Target="file:///C:\Volumes\Macoun\Users\jeremyosborn\Desktop\elements.html" TargetMode="External"/><Relationship Id="rId394" Type="http://schemas.openxmlformats.org/officeDocument/2006/relationships/hyperlink" Target="file:///C:\Volumes\Macoun\Users\jeremyosborn\Desktop\elements.html" TargetMode="External"/><Relationship Id="rId408" Type="http://schemas.openxmlformats.org/officeDocument/2006/relationships/hyperlink" Target="file:///C:\Volumes\Macoun\Users\jeremyosborn\Desktop\the-button-element.html" TargetMode="External"/><Relationship Id="rId429" Type="http://schemas.openxmlformats.org/officeDocument/2006/relationships/hyperlink" Target="file:///C:\Volumes\Macoun\Users\jeremyosborn\Desktop\the-iframe-element.html" TargetMode="External"/><Relationship Id="rId1" Type="http://schemas.openxmlformats.org/officeDocument/2006/relationships/customXml" Target="../customXml/item1.xml"/><Relationship Id="rId212" Type="http://schemas.openxmlformats.org/officeDocument/2006/relationships/hyperlink" Target="file:///C:\Volumes\Macoun\Users\jeremyosborn\Desktop\embedded-content-1.html" TargetMode="External"/><Relationship Id="rId233" Type="http://schemas.openxmlformats.org/officeDocument/2006/relationships/hyperlink" Target="file:///C:\Volumes\Macoun\Users\jeremyosborn\Desktop\common-input-element-attributes.html" TargetMode="External"/><Relationship Id="rId254" Type="http://schemas.openxmlformats.org/officeDocument/2006/relationships/hyperlink" Target="file:///C:\Volumes\Macoun\Users\jeremyosborn\Desktop\forms.html" TargetMode="External"/><Relationship Id="rId440" Type="http://schemas.openxmlformats.org/officeDocument/2006/relationships/hyperlink" Target="file:///C:\Volumes\Macoun\Users\jeremyosborn\Desktop\text-level-semantics.html" TargetMode="External"/><Relationship Id="rId28" Type="http://schemas.openxmlformats.org/officeDocument/2006/relationships/hyperlink" Target="file:///C:\Volumes\Macoun\Users\jeremyosborn\Desktop\links.html" TargetMode="External"/><Relationship Id="rId49" Type="http://schemas.openxmlformats.org/officeDocument/2006/relationships/hyperlink" Target="file:///C:\Volumes\Macoun\Users\jeremyosborn\Desktop\elements.html" TargetMode="External"/><Relationship Id="rId114" Type="http://schemas.openxmlformats.org/officeDocument/2006/relationships/hyperlink" Target="file:///C:\Volumes\Macoun\Users\jeremyosborn\Desktop\elements.html" TargetMode="External"/><Relationship Id="rId275" Type="http://schemas.openxmlformats.org/officeDocument/2006/relationships/hyperlink" Target="file:///C:\Volumes\Macoun\Users\jeremyosborn\Desktop\interactive-elements.html" TargetMode="External"/><Relationship Id="rId296" Type="http://schemas.openxmlformats.org/officeDocument/2006/relationships/hyperlink" Target="file:///C:\Volumes\Macoun\Users\jeremyosborn\Desktop\scripting-1.html" TargetMode="External"/><Relationship Id="rId300" Type="http://schemas.openxmlformats.org/officeDocument/2006/relationships/hyperlink" Target="file:///C:\Volumes\Macoun\Users\jeremyosborn\Desktop\infrastructure.html" TargetMode="External"/><Relationship Id="rId60" Type="http://schemas.openxmlformats.org/officeDocument/2006/relationships/hyperlink" Target="file:///C:\Volumes\Macoun\Users\jeremyosborn\Desktop\links.html" TargetMode="External"/><Relationship Id="rId81" Type="http://schemas.openxmlformats.org/officeDocument/2006/relationships/hyperlink" Target="file:///C:\Volumes\Macoun\Users\jeremyosborn\Desktop\webappapis.html" TargetMode="External"/><Relationship Id="rId135" Type="http://schemas.openxmlformats.org/officeDocument/2006/relationships/hyperlink" Target="file:///C:\Volumes\Macoun\Users\jeremyosborn\Desktop\edits.html" TargetMode="External"/><Relationship Id="rId156" Type="http://schemas.openxmlformats.org/officeDocument/2006/relationships/hyperlink" Target="file:///C:\Volumes\Macoun\Users\jeremyosborn\Desktop\elements.html" TargetMode="External"/><Relationship Id="rId177" Type="http://schemas.openxmlformats.org/officeDocument/2006/relationships/hyperlink" Target="file:///C:\Volumes\Macoun\Users\jeremyosborn\Desktop\sections.html" TargetMode="External"/><Relationship Id="rId198" Type="http://schemas.openxmlformats.org/officeDocument/2006/relationships/hyperlink" Target="file:///C:\Volumes\Macoun\Users\jeremyosborn\Desktop\browsers.html" TargetMode="External"/><Relationship Id="rId321" Type="http://schemas.openxmlformats.org/officeDocument/2006/relationships/hyperlink" Target="file:///C:\Volumes\Macoun\Users\jeremyosborn\Desktop\the-button-element.html" TargetMode="External"/><Relationship Id="rId342" Type="http://schemas.openxmlformats.org/officeDocument/2006/relationships/hyperlink" Target="file:///C:\Volumes\Macoun\Users\jeremyosborn\Desktop\text-level-semantics.html" TargetMode="External"/><Relationship Id="rId363" Type="http://schemas.openxmlformats.org/officeDocument/2006/relationships/hyperlink" Target="file:///C:\Volumes\Macoun\Users\jeremyosborn\Desktop\text-level-semantics.html" TargetMode="External"/><Relationship Id="rId384" Type="http://schemas.openxmlformats.org/officeDocument/2006/relationships/hyperlink" Target="file:///C:\Volumes\Macoun\Users\jeremyosborn\Desktop\interactive-elements.html" TargetMode="External"/><Relationship Id="rId419" Type="http://schemas.openxmlformats.org/officeDocument/2006/relationships/hyperlink" Target="file:///C:\Volumes\Macoun\Users\jeremyosborn\Desktop\tabular-data.html" TargetMode="External"/><Relationship Id="rId202" Type="http://schemas.openxmlformats.org/officeDocument/2006/relationships/hyperlink" Target="file:///C:\Volumes\Macoun\Users\jeremyosborn\Desktop\the-iframe-element.html" TargetMode="External"/><Relationship Id="rId223" Type="http://schemas.openxmlformats.org/officeDocument/2006/relationships/hyperlink" Target="file:///C:\Volumes\Macoun\Users\jeremyosborn\Desktop\association-of-controls-and-forms.html" TargetMode="External"/><Relationship Id="rId244" Type="http://schemas.openxmlformats.org/officeDocument/2006/relationships/hyperlink" Target="file:///C:\Volumes\Macoun\Users\jeremyosborn\Desktop\the-input-element.html" TargetMode="External"/><Relationship Id="rId430" Type="http://schemas.openxmlformats.org/officeDocument/2006/relationships/hyperlink" Target="file:///C:\Volumes\Macoun\Users\jeremyosborn\Desktop\elements.html" TargetMode="External"/><Relationship Id="rId18" Type="http://schemas.openxmlformats.org/officeDocument/2006/relationships/image" Target="media/image8.png"/><Relationship Id="rId39" Type="http://schemas.openxmlformats.org/officeDocument/2006/relationships/hyperlink" Target="file:///C:\Volumes\Macoun\Users\jeremyosborn\Desktop\links.html" TargetMode="External"/><Relationship Id="rId265" Type="http://schemas.openxmlformats.org/officeDocument/2006/relationships/hyperlink" Target="file:///C:\Volumes\Macoun\Users\jeremyosborn\Desktop\semantics.html" TargetMode="External"/><Relationship Id="rId286" Type="http://schemas.openxmlformats.org/officeDocument/2006/relationships/hyperlink" Target="file:///C:\Volumes\Macoun\Users\jeremyosborn\Desktop\elements.html" TargetMode="External"/><Relationship Id="rId451" Type="http://schemas.openxmlformats.org/officeDocument/2006/relationships/hyperlink" Target="file:///C:\Volumes\Macoun\Users\jeremyosborn\Desktop\the-map-element.html" TargetMode="External"/><Relationship Id="rId50" Type="http://schemas.openxmlformats.org/officeDocument/2006/relationships/hyperlink" Target="file:///C:\Volumes\Macoun\Users\jeremyosborn\Desktop\the-iframe-element.html" TargetMode="External"/><Relationship Id="rId104" Type="http://schemas.openxmlformats.org/officeDocument/2006/relationships/hyperlink" Target="file:///C:\Volumes\Macoun\Users\jeremyosborn\Desktop\the-button-element.html" TargetMode="External"/><Relationship Id="rId125" Type="http://schemas.openxmlformats.org/officeDocument/2006/relationships/hyperlink" Target="file:///C:\Volumes\Macoun\Users\jeremyosborn\Desktop\interactive-elements.html" TargetMode="External"/><Relationship Id="rId146" Type="http://schemas.openxmlformats.org/officeDocument/2006/relationships/hyperlink" Target="file:///C:\Volumes\Macoun\Users\jeremyosborn\Desktop\text-level-semantics.html" TargetMode="External"/><Relationship Id="rId167" Type="http://schemas.openxmlformats.org/officeDocument/2006/relationships/hyperlink" Target="file:///C:\Volumes\Macoun\Users\jeremyosborn\Desktop\forms.html" TargetMode="External"/><Relationship Id="rId188" Type="http://schemas.openxmlformats.org/officeDocument/2006/relationships/hyperlink" Target="file:///C:\Volumes\Macoun\Users\jeremyosborn\Desktop\sections.html" TargetMode="External"/><Relationship Id="rId311" Type="http://schemas.openxmlformats.org/officeDocument/2006/relationships/hyperlink" Target="file:///C:\Volumes\Macoun\Users\jeremyosborn\Desktop\grouping-content.html" TargetMode="External"/><Relationship Id="rId332" Type="http://schemas.openxmlformats.org/officeDocument/2006/relationships/hyperlink" Target="file:///C:\Volumes\Macoun\Users\jeremyosborn\Desktop\elements.html" TargetMode="External"/><Relationship Id="rId353" Type="http://schemas.openxmlformats.org/officeDocument/2006/relationships/hyperlink" Target="file:///C:\Volumes\Macoun\Users\jeremyosborn\Desktop\elements.html" TargetMode="External"/><Relationship Id="rId374" Type="http://schemas.openxmlformats.org/officeDocument/2006/relationships/hyperlink" Target="file:///C:\Volumes\Macoun\Users\jeremyosborn\Desktop\text-level-semantics.html" TargetMode="External"/><Relationship Id="rId395" Type="http://schemas.openxmlformats.org/officeDocument/2006/relationships/hyperlink" Target="file:///C:\Volumes\Macoun\Users\jeremyosborn\Desktop\tabular-data.html" TargetMode="External"/><Relationship Id="rId409" Type="http://schemas.openxmlformats.org/officeDocument/2006/relationships/hyperlink" Target="file:///C:\Volumes\Macoun\Users\jeremyosborn\Desktop\the-button-element.html" TargetMode="External"/><Relationship Id="rId71" Type="http://schemas.openxmlformats.org/officeDocument/2006/relationships/hyperlink" Target="file:///C:\Volumes\Macoun\Users\jeremyosborn\Desktop\webappapis.html" TargetMode="External"/><Relationship Id="rId92" Type="http://schemas.openxmlformats.org/officeDocument/2006/relationships/hyperlink" Target="file:///C:\Volumes\Macoun\Users\jeremyosborn\Desktop\the-button-element.html" TargetMode="External"/><Relationship Id="rId213" Type="http://schemas.openxmlformats.org/officeDocument/2006/relationships/hyperlink" Target="file:///C:\Volumes\Macoun\Users\jeremyosborn\Desktop\the-map-element.html" TargetMode="External"/><Relationship Id="rId234" Type="http://schemas.openxmlformats.org/officeDocument/2006/relationships/hyperlink" Target="file:///C:\Volumes\Macoun\Users\jeremyosborn\Desktop\common-input-element-attributes.html" TargetMode="External"/><Relationship Id="rId420" Type="http://schemas.openxmlformats.org/officeDocument/2006/relationships/hyperlink" Target="file:///C:\Volumes\Macoun\Users\jeremyosborn\Desktop\elements.html" TargetMode="External"/><Relationship Id="rId2" Type="http://schemas.openxmlformats.org/officeDocument/2006/relationships/numbering" Target="numbering.xml"/><Relationship Id="rId29" Type="http://schemas.openxmlformats.org/officeDocument/2006/relationships/hyperlink" Target="file:///C:\Volumes\Macoun\Users\jeremyosborn\Desktop\text-level-semantics.html" TargetMode="External"/><Relationship Id="rId255" Type="http://schemas.openxmlformats.org/officeDocument/2006/relationships/hyperlink" Target="file:///C:\Volumes\Macoun\Users\jeremyosborn\Desktop\forms.html" TargetMode="External"/><Relationship Id="rId276" Type="http://schemas.openxmlformats.org/officeDocument/2006/relationships/hyperlink" Target="file:///C:\Volumes\Macoun\Users\jeremyosborn\Desktop\elements.html" TargetMode="External"/><Relationship Id="rId297" Type="http://schemas.openxmlformats.org/officeDocument/2006/relationships/hyperlink" Target="file:///C:\Volumes\Macoun\Users\jeremyosborn\Desktop\elements.html" TargetMode="External"/><Relationship Id="rId441" Type="http://schemas.openxmlformats.org/officeDocument/2006/relationships/hyperlink" Target="file:///C:\Volumes\Macoun\Users\jeremyosborn\Desktop\elements.html" TargetMode="External"/><Relationship Id="rId40" Type="http://schemas.openxmlformats.org/officeDocument/2006/relationships/hyperlink" Target="file:///C:\Volumes\Macoun\Users\jeremyosborn\Desktop\links.html" TargetMode="External"/><Relationship Id="rId115" Type="http://schemas.openxmlformats.org/officeDocument/2006/relationships/hyperlink" Target="file:///C:\Volumes\Macoun\Users\jeremyosborn\Desktop\tabular-data.html" TargetMode="External"/><Relationship Id="rId136" Type="http://schemas.openxmlformats.org/officeDocument/2006/relationships/hyperlink" Target="file:///C:\Volumes\Macoun\Users\jeremyosborn\Desktop\elements.html" TargetMode="External"/><Relationship Id="rId157" Type="http://schemas.openxmlformats.org/officeDocument/2006/relationships/hyperlink" Target="file:///C:\Volumes\Macoun\Users\jeremyosborn\Desktop\forms.html" TargetMode="External"/><Relationship Id="rId178" Type="http://schemas.openxmlformats.org/officeDocument/2006/relationships/hyperlink" Target="file:///C:\Volumes\Macoun\Users\jeremyosborn\Desktop\sections.html" TargetMode="External"/><Relationship Id="rId301" Type="http://schemas.openxmlformats.org/officeDocument/2006/relationships/hyperlink" Target="file:///C:\Volumes\Macoun\Users\jeremyosborn\Desktop\elements.html" TargetMode="External"/><Relationship Id="rId322" Type="http://schemas.openxmlformats.org/officeDocument/2006/relationships/hyperlink" Target="file:///C:\Volumes\Macoun\Users\jeremyosborn\Desktop\the-button-element.html" TargetMode="External"/><Relationship Id="rId343" Type="http://schemas.openxmlformats.org/officeDocument/2006/relationships/hyperlink" Target="file:///C:\Volumes\Macoun\Users\jeremyosborn\Desktop\elements.html" TargetMode="External"/><Relationship Id="rId364" Type="http://schemas.openxmlformats.org/officeDocument/2006/relationships/hyperlink" Target="file:///C:\Volumes\Macoun\Users\jeremyosborn\Desktop\elements.html" TargetMode="External"/><Relationship Id="rId61" Type="http://schemas.openxmlformats.org/officeDocument/2006/relationships/hyperlink" Target="file:///C:\Volumes\Macoun\Users\jeremyosborn\Desktop\association-of-controls-and-forms.html" TargetMode="External"/><Relationship Id="rId82" Type="http://schemas.openxmlformats.org/officeDocument/2006/relationships/hyperlink" Target="file:///C:\Volumes\Macoun\Users\jeremyosborn\Desktop\webappapis.html" TargetMode="External"/><Relationship Id="rId199" Type="http://schemas.openxmlformats.org/officeDocument/2006/relationships/hyperlink" Target="file:///C:\Volumes\Macoun\Users\jeremyosborn\Desktop\elements.html" TargetMode="External"/><Relationship Id="rId203" Type="http://schemas.openxmlformats.org/officeDocument/2006/relationships/hyperlink" Target="file:///C:\Volumes\Macoun\Users\jeremyosborn\Desktop\the-iframe-element.html" TargetMode="External"/><Relationship Id="rId385" Type="http://schemas.openxmlformats.org/officeDocument/2006/relationships/hyperlink" Target="file:///C:\Volumes\Macoun\Users\jeremyosborn\Desktop\elements.html" TargetMode="External"/><Relationship Id="rId19" Type="http://schemas.openxmlformats.org/officeDocument/2006/relationships/image" Target="media/image9.png"/><Relationship Id="rId224" Type="http://schemas.openxmlformats.org/officeDocument/2006/relationships/hyperlink" Target="file:///C:\Volumes\Macoun\Users\jeremyosborn\Desktop\association-of-controls-and-forms.html" TargetMode="External"/><Relationship Id="rId245" Type="http://schemas.openxmlformats.org/officeDocument/2006/relationships/hyperlink" Target="file:///C:\Volumes\Macoun\Users\jeremyosborn\Desktop\the-input-element.html" TargetMode="External"/><Relationship Id="rId266" Type="http://schemas.openxmlformats.org/officeDocument/2006/relationships/hyperlink" Target="file:///C:\Volumes\Macoun\Users\jeremyosborn\Desktop\semantics.html" TargetMode="External"/><Relationship Id="rId287" Type="http://schemas.openxmlformats.org/officeDocument/2006/relationships/hyperlink" Target="file:///C:\Volumes\Macoun\Users\jeremyosborn\Desktop\the-button-element.html" TargetMode="External"/><Relationship Id="rId410" Type="http://schemas.openxmlformats.org/officeDocument/2006/relationships/hyperlink" Target="file:///C:\Volumes\Macoun\Users\jeremyosborn\Desktop\the-button-element.html" TargetMode="External"/><Relationship Id="rId431" Type="http://schemas.openxmlformats.org/officeDocument/2006/relationships/hyperlink" Target="file:///C:\Volumes\Macoun\Users\jeremyosborn\Desktop\the-iframe-element.html" TargetMode="External"/><Relationship Id="rId452" Type="http://schemas.openxmlformats.org/officeDocument/2006/relationships/hyperlink" Target="file:///C:\Volumes\Macoun\Users\jeremyosborn\Desktop\the-map-element.html" TargetMode="External"/><Relationship Id="rId30" Type="http://schemas.openxmlformats.org/officeDocument/2006/relationships/hyperlink" Target="file:///C:\Volumes\Macoun\Users\jeremyosborn\Desktop\elements.html" TargetMode="External"/><Relationship Id="rId105" Type="http://schemas.openxmlformats.org/officeDocument/2006/relationships/hyperlink" Target="file:///C:\Volumes\Macoun\Users\jeremyosborn\Desktop\the-canvas-element.html" TargetMode="External"/><Relationship Id="rId126" Type="http://schemas.openxmlformats.org/officeDocument/2006/relationships/hyperlink" Target="file:///C:\Volumes\Macoun\Users\jeremyosborn\Desktop\interactive-elements.html" TargetMode="External"/><Relationship Id="rId147" Type="http://schemas.openxmlformats.org/officeDocument/2006/relationships/hyperlink" Target="file:///C:\Volumes\Macoun\Users\jeremyosborn\Desktop\elements.html" TargetMode="External"/><Relationship Id="rId168" Type="http://schemas.openxmlformats.org/officeDocument/2006/relationships/hyperlink" Target="file:///C:\Volumes\Macoun\Users\jeremyosborn\Desktop\elements.html" TargetMode="External"/><Relationship Id="rId312" Type="http://schemas.openxmlformats.org/officeDocument/2006/relationships/hyperlink" Target="file:///C:\Volumes\Macoun\Users\jeremyosborn\Desktop\grouping-content.html" TargetMode="External"/><Relationship Id="rId333" Type="http://schemas.openxmlformats.org/officeDocument/2006/relationships/hyperlink" Target="file:///C:\Volumes\Macoun\Users\jeremyosborn\Desktop\the-iframe-element.html" TargetMode="External"/><Relationship Id="rId354" Type="http://schemas.openxmlformats.org/officeDocument/2006/relationships/hyperlink" Target="file:///C:\Volumes\Macoun\Users\jeremyosborn\Desktop\the-button-element.html" TargetMode="External"/><Relationship Id="rId51" Type="http://schemas.openxmlformats.org/officeDocument/2006/relationships/hyperlink" Target="file:///C:\Volumes\Macoun\Users\jeremyosborn\Desktop\the-iframe-element.html" TargetMode="External"/><Relationship Id="rId72" Type="http://schemas.openxmlformats.org/officeDocument/2006/relationships/hyperlink" Target="file:///C:\Volumes\Macoun\Users\jeremyosborn\Desktop\webappapis.html" TargetMode="External"/><Relationship Id="rId93" Type="http://schemas.openxmlformats.org/officeDocument/2006/relationships/hyperlink" Target="file:///C:\Volumes\Macoun\Users\jeremyosborn\Desktop\elements.html" TargetMode="External"/><Relationship Id="rId189" Type="http://schemas.openxmlformats.org/officeDocument/2006/relationships/hyperlink" Target="file:///C:\Volumes\Macoun\Users\jeremyosborn\Desktop\elements.html" TargetMode="External"/><Relationship Id="rId375" Type="http://schemas.openxmlformats.org/officeDocument/2006/relationships/hyperlink" Target="file:///C:\Volumes\Macoun\Users\jeremyosborn\Desktop\elements.html" TargetMode="External"/><Relationship Id="rId396" Type="http://schemas.openxmlformats.org/officeDocument/2006/relationships/hyperlink" Target="file:///C:\Volumes\Macoun\Users\jeremyosborn\Desktop\tabular-data.html" TargetMode="External"/><Relationship Id="rId3" Type="http://schemas.openxmlformats.org/officeDocument/2006/relationships/styles" Target="styles.xml"/><Relationship Id="rId214" Type="http://schemas.openxmlformats.org/officeDocument/2006/relationships/hyperlink" Target="file:///C:\Volumes\Macoun\Users\jeremyosborn\Desktop\the-map-element.html" TargetMode="External"/><Relationship Id="rId235" Type="http://schemas.openxmlformats.org/officeDocument/2006/relationships/hyperlink" Target="file:///C:\Volumes\Macoun\Users\jeremyosborn\Desktop\common-input-element-attributes.html" TargetMode="External"/><Relationship Id="rId256" Type="http://schemas.openxmlformats.org/officeDocument/2006/relationships/hyperlink" Target="file:///C:\Volumes\Macoun\Users\jeremyosborn\Desktop\forms.html" TargetMode="External"/><Relationship Id="rId277" Type="http://schemas.openxmlformats.org/officeDocument/2006/relationships/hyperlink" Target="file:///C:\Volumes\Macoun\Users\jeremyosborn\Desktop\interactive-elements.html" TargetMode="External"/><Relationship Id="rId298" Type="http://schemas.openxmlformats.org/officeDocument/2006/relationships/hyperlink" Target="file:///C:\Volumes\Macoun\Users\jeremyosborn\Desktop\the-iframe-element.html" TargetMode="External"/><Relationship Id="rId400" Type="http://schemas.openxmlformats.org/officeDocument/2006/relationships/hyperlink" Target="file:///C:\Volumes\Macoun\Users\jeremyosborn\Desktop\association-of-controls-and-forms.html" TargetMode="External"/><Relationship Id="rId421" Type="http://schemas.openxmlformats.org/officeDocument/2006/relationships/hyperlink" Target="file:///C:\Volumes\Macoun\Users\jeremyosborn\Desktop\text-level-semantics.html" TargetMode="External"/><Relationship Id="rId442" Type="http://schemas.openxmlformats.org/officeDocument/2006/relationships/hyperlink" Target="file:///C:\Volumes\Macoun\Users\jeremyosborn\Desktop\the-iframe-element.html" TargetMode="External"/><Relationship Id="rId116" Type="http://schemas.openxmlformats.org/officeDocument/2006/relationships/hyperlink" Target="file:///C:\Volumes\Macoun\Users\jeremyosborn\Desktop\elements.html" TargetMode="External"/><Relationship Id="rId137" Type="http://schemas.openxmlformats.org/officeDocument/2006/relationships/hyperlink" Target="file:///C:\Volumes\Macoun\Users\jeremyosborn\Desktop\edits.html" TargetMode="External"/><Relationship Id="rId158" Type="http://schemas.openxmlformats.org/officeDocument/2006/relationships/hyperlink" Target="file:///C:\Volumes\Macoun\Users\jeremyosborn\Desktop\association-of-controls-and-forms.html" TargetMode="External"/><Relationship Id="rId302" Type="http://schemas.openxmlformats.org/officeDocument/2006/relationships/hyperlink" Target="file:///C:\Volumes\Macoun\Users\jeremyosborn\Desktop\the-iframe-element.html" TargetMode="External"/><Relationship Id="rId323" Type="http://schemas.openxmlformats.org/officeDocument/2006/relationships/hyperlink" Target="file:///C:\Volumes\Macoun\Users\jeremyosborn\Desktop\the-button-element.html" TargetMode="External"/><Relationship Id="rId344" Type="http://schemas.openxmlformats.org/officeDocument/2006/relationships/hyperlink" Target="file:///C:\Volumes\Macoun\Users\jeremyosborn\Desktop\text-level-semantics.html" TargetMode="External"/><Relationship Id="rId20" Type="http://schemas.openxmlformats.org/officeDocument/2006/relationships/image" Target="media/image10.png"/><Relationship Id="rId41" Type="http://schemas.openxmlformats.org/officeDocument/2006/relationships/hyperlink" Target="file:///C:\Volumes\Macoun\Users\jeremyosborn\Desktop\links.html" TargetMode="External"/><Relationship Id="rId62" Type="http://schemas.openxmlformats.org/officeDocument/2006/relationships/hyperlink" Target="file:///C:\Volumes\Macoun\Users\jeremyosborn\Desktop\elements.html" TargetMode="External"/><Relationship Id="rId83" Type="http://schemas.openxmlformats.org/officeDocument/2006/relationships/hyperlink" Target="file:///C:\Volumes\Macoun\Users\jeremyosborn\Desktop\webappapis.html" TargetMode="External"/><Relationship Id="rId179" Type="http://schemas.openxmlformats.org/officeDocument/2006/relationships/hyperlink" Target="file:///C:\Volumes\Macoun\Users\jeremyosborn\Desktop\sections.html" TargetMode="External"/><Relationship Id="rId365" Type="http://schemas.openxmlformats.org/officeDocument/2006/relationships/hyperlink" Target="file:///C:\Volumes\Macoun\Users\jeremyosborn\Desktop\the-iframe-element.html" TargetMode="External"/><Relationship Id="rId386" Type="http://schemas.openxmlformats.org/officeDocument/2006/relationships/hyperlink" Target="file:///C:\Volumes\Macoun\Users\jeremyosborn\Desktop\text-level-semantics.html" TargetMode="External"/><Relationship Id="rId190" Type="http://schemas.openxmlformats.org/officeDocument/2006/relationships/hyperlink" Target="file:///C:\Volumes\Macoun\Users\jeremyosborn\Desktop\grouping-content.html" TargetMode="External"/><Relationship Id="rId204" Type="http://schemas.openxmlformats.org/officeDocument/2006/relationships/hyperlink" Target="file:///C:\Volumes\Macoun\Users\jeremyosborn\Desktop\the-iframe-element.html" TargetMode="External"/><Relationship Id="rId225" Type="http://schemas.openxmlformats.org/officeDocument/2006/relationships/hyperlink" Target="file:///C:\Volumes\Macoun\Users\jeremyosborn\Desktop\association-of-controls-and-forms.html" TargetMode="External"/><Relationship Id="rId246" Type="http://schemas.openxmlformats.org/officeDocument/2006/relationships/hyperlink" Target="file:///C:\Volumes\Macoun\Users\jeremyosborn\Desktop\the-map-element.html" TargetMode="External"/><Relationship Id="rId267" Type="http://schemas.openxmlformats.org/officeDocument/2006/relationships/hyperlink" Target="file:///C:\Volumes\Macoun\Users\jeremyosborn\Desktop\semantics.html" TargetMode="External"/><Relationship Id="rId288" Type="http://schemas.openxmlformats.org/officeDocument/2006/relationships/hyperlink" Target="file:///C:\Volumes\Macoun\Users\jeremyosborn\Desktop\the-button-element.html" TargetMode="External"/><Relationship Id="rId411" Type="http://schemas.openxmlformats.org/officeDocument/2006/relationships/hyperlink" Target="file:///C:\Volumes\Macoun\Users\jeremyosborn\Desktop\tabular-data.html" TargetMode="External"/><Relationship Id="rId432" Type="http://schemas.openxmlformats.org/officeDocument/2006/relationships/hyperlink" Target="file:///C:\Volumes\Macoun\Users\jeremyosborn\Desktop\the-iframe-element.html" TargetMode="External"/><Relationship Id="rId453" Type="http://schemas.openxmlformats.org/officeDocument/2006/relationships/hyperlink" Target="file:///C:\Volumes\Macoun\Users\jeremyosborn\Desktop\text-level-semantics.html" TargetMode="External"/><Relationship Id="rId106" Type="http://schemas.openxmlformats.org/officeDocument/2006/relationships/hyperlink" Target="file:///C:\Volumes\Macoun\Users\jeremyosborn\Desktop\elements.html" TargetMode="External"/><Relationship Id="rId127" Type="http://schemas.openxmlformats.org/officeDocument/2006/relationships/hyperlink" Target="file:///C:\Volumes\Macoun\Users\jeremyosborn\Desktop\interactive-elements.html" TargetMode="External"/><Relationship Id="rId313" Type="http://schemas.openxmlformats.org/officeDocument/2006/relationships/hyperlink" Target="file:///C:\Volumes\Macoun\Users\jeremyosborn\Desktop\the-button-element.html" TargetMode="External"/><Relationship Id="rId10" Type="http://schemas.openxmlformats.org/officeDocument/2006/relationships/hyperlink" Target="http://www.digitalclassroombooks.com/Web-Design/HTML5-Digital-Classroom-Book.html" TargetMode="External"/><Relationship Id="rId31" Type="http://schemas.openxmlformats.org/officeDocument/2006/relationships/hyperlink" Target="file:///C:\Volumes\Macoun\Users\jeremyosborn\Desktop\sections.html" TargetMode="External"/><Relationship Id="rId52" Type="http://schemas.openxmlformats.org/officeDocument/2006/relationships/hyperlink" Target="file:///C:\Volumes\Macoun\Users\jeremyosborn\Desktop\the-iframe-element.html" TargetMode="External"/><Relationship Id="rId73" Type="http://schemas.openxmlformats.org/officeDocument/2006/relationships/hyperlink" Target="file:///C:\Volumes\Macoun\Users\jeremyosborn\Desktop\webappapis.html" TargetMode="External"/><Relationship Id="rId94" Type="http://schemas.openxmlformats.org/officeDocument/2006/relationships/hyperlink" Target="file:///C:\Volumes\Macoun\Users\jeremyosborn\Desktop\association-of-controls-and-forms.html" TargetMode="External"/><Relationship Id="rId148" Type="http://schemas.openxmlformats.org/officeDocument/2006/relationships/hyperlink" Target="file:///C:\Volumes\Macoun\Users\jeremyosborn\Desktop\the-iframe-element.html" TargetMode="External"/><Relationship Id="rId169" Type="http://schemas.openxmlformats.org/officeDocument/2006/relationships/hyperlink" Target="file:///C:\Volumes\Macoun\Users\jeremyosborn\Desktop\forms.html" TargetMode="External"/><Relationship Id="rId334" Type="http://schemas.openxmlformats.org/officeDocument/2006/relationships/hyperlink" Target="file:///C:\Volumes\Macoun\Users\jeremyosborn\Desktop\the-iframe-element.html" TargetMode="External"/><Relationship Id="rId355" Type="http://schemas.openxmlformats.org/officeDocument/2006/relationships/hyperlink" Target="file:///C:\Volumes\Macoun\Users\jeremyosborn\Desktop\elements.html" TargetMode="External"/><Relationship Id="rId376" Type="http://schemas.openxmlformats.org/officeDocument/2006/relationships/hyperlink" Target="file:///C:\Volumes\Macoun\Users\jeremyosborn\Desktop\semantics.html" TargetMode="External"/><Relationship Id="rId397" Type="http://schemas.openxmlformats.org/officeDocument/2006/relationships/hyperlink" Target="file:///C:\Volumes\Macoun\Users\jeremyosborn\Desktop\tabular-data.html" TargetMode="External"/><Relationship Id="rId4" Type="http://schemas.microsoft.com/office/2007/relationships/stylesWithEffects" Target="stylesWithEffects.xml"/><Relationship Id="rId180" Type="http://schemas.openxmlformats.org/officeDocument/2006/relationships/hyperlink" Target="file:///C:\Volumes\Macoun\Users\jeremyosborn\Desktop\sections.html" TargetMode="External"/><Relationship Id="rId215" Type="http://schemas.openxmlformats.org/officeDocument/2006/relationships/hyperlink" Target="file:///C:\Volumes\Macoun\Users\jeremyosborn\Desktop\the-input-element.html" TargetMode="External"/><Relationship Id="rId236" Type="http://schemas.openxmlformats.org/officeDocument/2006/relationships/hyperlink" Target="file:///C:\Volumes\Macoun\Users\jeremyosborn\Desktop\association-of-controls-and-forms.html" TargetMode="External"/><Relationship Id="rId257" Type="http://schemas.openxmlformats.org/officeDocument/2006/relationships/hyperlink" Target="file:///C:\Volumes\Macoun\Users\jeremyosborn\Desktop\elements.html" TargetMode="External"/><Relationship Id="rId278" Type="http://schemas.openxmlformats.org/officeDocument/2006/relationships/hyperlink" Target="file:///C:\Volumes\Macoun\Users\jeremyosborn\Desktop\interactive-elements.html" TargetMode="External"/><Relationship Id="rId401" Type="http://schemas.openxmlformats.org/officeDocument/2006/relationships/hyperlink" Target="file:///C:\Volumes\Macoun\Users\jeremyosborn\Desktop\the-button-element.html" TargetMode="External"/><Relationship Id="rId422" Type="http://schemas.openxmlformats.org/officeDocument/2006/relationships/hyperlink" Target="file:///C:\Volumes\Macoun\Users\jeremyosborn\Desktop\elements.html" TargetMode="External"/><Relationship Id="rId443" Type="http://schemas.openxmlformats.org/officeDocument/2006/relationships/hyperlink" Target="file:///C:\Volumes\Macoun\Users\jeremyosborn\Desktop\elements.html" TargetMode="External"/><Relationship Id="rId303" Type="http://schemas.openxmlformats.org/officeDocument/2006/relationships/hyperlink" Target="file:///C:\Volumes\Macoun\Users\jeremyosborn\Desktop\the-iframe-element.html" TargetMode="External"/><Relationship Id="rId42" Type="http://schemas.openxmlformats.org/officeDocument/2006/relationships/hyperlink" Target="file:///C:\Volumes\Macoun\Users\jeremyosborn\Desktop\links.html" TargetMode="External"/><Relationship Id="rId84" Type="http://schemas.openxmlformats.org/officeDocument/2006/relationships/hyperlink" Target="file:///C:\Volumes\Macoun\Users\jeremyosborn\Desktop\webappapis.html" TargetMode="External"/><Relationship Id="rId138" Type="http://schemas.openxmlformats.org/officeDocument/2006/relationships/hyperlink" Target="file:///C:\Volumes\Macoun\Users\jeremyosborn\Desktop\edits.html" TargetMode="External"/><Relationship Id="rId345" Type="http://schemas.openxmlformats.org/officeDocument/2006/relationships/hyperlink" Target="file:///C:\Volumes\Macoun\Users\jeremyosborn\Desktop\scripting-1.html" TargetMode="External"/><Relationship Id="rId387" Type="http://schemas.openxmlformats.org/officeDocument/2006/relationships/hyperlink" Target="file:///C:\Volumes\Macoun\Users\jeremyosborn\Desktop\elements.html" TargetMode="External"/><Relationship Id="rId191" Type="http://schemas.openxmlformats.org/officeDocument/2006/relationships/hyperlink" Target="file:///C:\Volumes\Macoun\Users\jeremyosborn\Desktop\elements.html" TargetMode="External"/><Relationship Id="rId205" Type="http://schemas.openxmlformats.org/officeDocument/2006/relationships/hyperlink" Target="file:///C:\Volumes\Macoun\Users\jeremyosborn\Desktop\the-map-element.html" TargetMode="External"/><Relationship Id="rId247" Type="http://schemas.openxmlformats.org/officeDocument/2006/relationships/hyperlink" Target="file:///C:\Volumes\Macoun\Users\jeremyosborn\Desktop\edits.html" TargetMode="External"/><Relationship Id="rId412" Type="http://schemas.openxmlformats.org/officeDocument/2006/relationships/hyperlink" Target="file:///C:\Volumes\Macoun\Users\jeremyosborn\Desktop\elements.html" TargetMode="External"/><Relationship Id="rId107" Type="http://schemas.openxmlformats.org/officeDocument/2006/relationships/hyperlink" Target="file:///C:\Volumes\Macoun\Users\jeremyosborn\Desktop\the-canvas-element.html" TargetMode="External"/><Relationship Id="rId289" Type="http://schemas.openxmlformats.org/officeDocument/2006/relationships/hyperlink" Target="file:///C:\Volumes\Macoun\Users\jeremyosborn\Desktop\the-button-element.html" TargetMode="External"/><Relationship Id="rId454" Type="http://schemas.openxmlformats.org/officeDocument/2006/relationships/hyperlink" Target="file:///C:\Volumes\Macoun\Users\jeremyosborn\Desktop\elements.html" TargetMode="External"/><Relationship Id="rId11" Type="http://schemas.openxmlformats.org/officeDocument/2006/relationships/image" Target="media/image1.jpeg"/><Relationship Id="rId53" Type="http://schemas.openxmlformats.org/officeDocument/2006/relationships/hyperlink" Target="file:///C:\Volumes\Macoun\Users\jeremyosborn\Desktop\the-iframe-element.html" TargetMode="External"/><Relationship Id="rId149" Type="http://schemas.openxmlformats.org/officeDocument/2006/relationships/hyperlink" Target="file:///C:\Volumes\Macoun\Users\jeremyosborn\Desktop\infrastructure.html" TargetMode="External"/><Relationship Id="rId314" Type="http://schemas.openxmlformats.org/officeDocument/2006/relationships/hyperlink" Target="file:///C:\Volumes\Macoun\Users\jeremyosborn\Desktop\elements.html" TargetMode="External"/><Relationship Id="rId356" Type="http://schemas.openxmlformats.org/officeDocument/2006/relationships/hyperlink" Target="file:///C:\Volumes\Macoun\Users\jeremyosborn\Desktop\association-of-controls-and-forms.html" TargetMode="External"/><Relationship Id="rId398" Type="http://schemas.openxmlformats.org/officeDocument/2006/relationships/hyperlink" Target="file:///C:\Volumes\Macoun\Users\jeremyosborn\Desktop\the-button-element.html" TargetMode="External"/><Relationship Id="rId95" Type="http://schemas.openxmlformats.org/officeDocument/2006/relationships/hyperlink" Target="file:///C:\Volumes\Macoun\Users\jeremyosborn\Desktop\association-of-controls-and-forms.html" TargetMode="External"/><Relationship Id="rId160" Type="http://schemas.openxmlformats.org/officeDocument/2006/relationships/hyperlink" Target="file:///C:\Volumes\Macoun\Users\jeremyosborn\Desktop\grouping-content.html" TargetMode="External"/><Relationship Id="rId216" Type="http://schemas.openxmlformats.org/officeDocument/2006/relationships/hyperlink" Target="file:///C:\Volumes\Macoun\Users\jeremyosborn\Desktop\elements.html" TargetMode="External"/><Relationship Id="rId423" Type="http://schemas.openxmlformats.org/officeDocument/2006/relationships/hyperlink" Target="file:///C:\Volumes\Macoun\Users\jeremyosborn\Desktop\text-level-semantics.html" TargetMode="External"/><Relationship Id="rId258" Type="http://schemas.openxmlformats.org/officeDocument/2006/relationships/hyperlink" Target="file:///C:\Volumes\Macoun\Users\jeremyosborn\Desktop\grouping-content.html" TargetMode="External"/><Relationship Id="rId22" Type="http://schemas.openxmlformats.org/officeDocument/2006/relationships/hyperlink" Target="file:///C:\Volumes\Macoun\Users\jeremyosborn\Desktop\elements.html" TargetMode="External"/><Relationship Id="rId64" Type="http://schemas.openxmlformats.org/officeDocument/2006/relationships/hyperlink" Target="file:///C:\Volumes\Macoun\Users\jeremyosborn\Desktop\semantics.html" TargetMode="External"/><Relationship Id="rId118" Type="http://schemas.openxmlformats.org/officeDocument/2006/relationships/hyperlink" Target="file:///C:\Volumes\Macoun\Users\jeremyosborn\Desktop\tabular-data.html" TargetMode="External"/><Relationship Id="rId325" Type="http://schemas.openxmlformats.org/officeDocument/2006/relationships/hyperlink" Target="file:///C:\Volumes\Macoun\Users\jeremyosborn\Desktop\the-button-element.html" TargetMode="External"/><Relationship Id="rId367" Type="http://schemas.openxmlformats.org/officeDocument/2006/relationships/hyperlink" Target="file:///C:\Volumes\Macoun\Users\jeremyosborn\Desktop\the-iframe-element.html" TargetMode="External"/><Relationship Id="rId171" Type="http://schemas.openxmlformats.org/officeDocument/2006/relationships/hyperlink" Target="file:///C:\Volumes\Macoun\Users\jeremyosborn\Desktop\forms.html" TargetMode="External"/><Relationship Id="rId227" Type="http://schemas.openxmlformats.org/officeDocument/2006/relationships/hyperlink" Target="file:///C:\Volumes\Macoun\Users\jeremyosborn\Desktop\association-of-controls-and-forms.html" TargetMode="External"/><Relationship Id="rId269" Type="http://schemas.openxmlformats.org/officeDocument/2006/relationships/hyperlink" Target="file:///C:\Volumes\Macoun\Users\jeremyosborn\Desktop\the-map-element.html" TargetMode="External"/><Relationship Id="rId434" Type="http://schemas.openxmlformats.org/officeDocument/2006/relationships/hyperlink" Target="file:///C:\Volumes\Macoun\Users\jeremyosborn\Desktop\the-iframe-element.html" TargetMode="External"/><Relationship Id="rId33" Type="http://schemas.openxmlformats.org/officeDocument/2006/relationships/hyperlink" Target="file:///C:\Volumes\Macoun\Users\jeremyosborn\Desktop\the-map-element.html" TargetMode="External"/><Relationship Id="rId129" Type="http://schemas.openxmlformats.org/officeDocument/2006/relationships/hyperlink" Target="file:///C:\Volumes\Macoun\Users\jeremyosborn\Desktop\the-button-element.html" TargetMode="External"/><Relationship Id="rId280" Type="http://schemas.openxmlformats.org/officeDocument/2006/relationships/hyperlink" Target="file:///C:\Volumes\Macoun\Users\jeremyosborn\Desktop\elements.html" TargetMode="External"/><Relationship Id="rId336" Type="http://schemas.openxmlformats.org/officeDocument/2006/relationships/hyperlink" Target="file:///C:\Volumes\Macoun\Users\jeremyosborn\Desktop\elements.html" TargetMode="External"/><Relationship Id="rId75" Type="http://schemas.openxmlformats.org/officeDocument/2006/relationships/hyperlink" Target="file:///C:\Volumes\Macoun\Users\jeremyosborn\Desktop\webappapis.html" TargetMode="External"/><Relationship Id="rId140" Type="http://schemas.openxmlformats.org/officeDocument/2006/relationships/hyperlink" Target="file:///C:\Volumes\Macoun\Users\jeremyosborn\Desktop\elements.html" TargetMode="External"/><Relationship Id="rId182" Type="http://schemas.openxmlformats.org/officeDocument/2006/relationships/hyperlink" Target="file:///C:\Volumes\Macoun\Users\jeremyosborn\Desktop\sections.html" TargetMode="External"/><Relationship Id="rId378" Type="http://schemas.openxmlformats.org/officeDocument/2006/relationships/hyperlink" Target="file:///C:\Volumes\Macoun\Users\jeremyosborn\Desktop\semantics.html" TargetMode="External"/><Relationship Id="rId403" Type="http://schemas.openxmlformats.org/officeDocument/2006/relationships/hyperlink" Target="file:///C:\Volumes\Macoun\Users\jeremyosborn\Desktop\association-of-controls-and-forms.html" TargetMode="External"/><Relationship Id="rId6" Type="http://schemas.openxmlformats.org/officeDocument/2006/relationships/webSettings" Target="webSettings.xml"/><Relationship Id="rId238" Type="http://schemas.openxmlformats.org/officeDocument/2006/relationships/hyperlink" Target="file:///C:\Volumes\Macoun\Users\jeremyosborn\Desktop\common-input-element-attributes.html" TargetMode="External"/><Relationship Id="rId445" Type="http://schemas.openxmlformats.org/officeDocument/2006/relationships/hyperlink" Target="file:///C:\Volumes\Macoun\Users\jeremyosborn\Desktop\the-iframe-element.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52F64-6B15-4448-A762-D22BC3DD3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32</Pages>
  <Words>15620</Words>
  <Characters>89038</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104450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PCDrive</dc:creator>
  <cp:lastModifiedBy>chris smith</cp:lastModifiedBy>
  <cp:revision>17</cp:revision>
  <cp:lastPrinted>2011-06-17T15:36:00Z</cp:lastPrinted>
  <dcterms:created xsi:type="dcterms:W3CDTF">2011-09-06T15:21:00Z</dcterms:created>
  <dcterms:modified xsi:type="dcterms:W3CDTF">2011-10-05T15:12:00Z</dcterms:modified>
</cp:coreProperties>
</file>